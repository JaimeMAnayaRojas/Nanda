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7.png" ContentType="image/png"/>
  <Override PartName="/word/media/image16.png" ContentType="image/png"/>
  <Override PartName="/word/media/image14.png" ContentType="image/png"/>
  <Override PartName="/word/media/image1.wmf" ContentType="image/x-wmf"/>
  <Override PartName="/word/media/image2.png" ContentType="image/png"/>
  <Override PartName="/word/media/image9.jpeg" ContentType="image/jpeg"/>
  <Override PartName="/word/media/image15.png" ContentType="image/png"/>
  <Override PartName="/word/media/image3.jpeg" ContentType="image/jpeg"/>
  <Override PartName="/word/media/image4.png" ContentType="image/png"/>
  <Override PartName="/word/media/image8.jpeg" ContentType="image/jpeg"/>
  <Override PartName="/word/media/image5.png" ContentType="image/png"/>
  <Override PartName="/word/media/image10.png" ContentType="image/png"/>
  <Override PartName="/word/media/image6.png" ContentType="image/pn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1843" w:leader="none"/>
          <w:tab w:val="left" w:pos="-567" w:leader="none"/>
          <w:tab w:val="left" w:pos="284" w:leader="none"/>
          <w:tab w:val="left" w:pos="794" w:leader="none"/>
        </w:tabs>
        <w:rPr>
          <w:rFonts w:ascii="Calibri" w:hAnsi="Calibri" w:cs="Calibri"/>
          <w:color w:val="8DC02F"/>
          <w:sz w:val="52"/>
        </w:rPr>
      </w:pPr>
      <w:r>
        <w:rPr>
          <w:rFonts w:cs="Calibri"/>
          <w:color w:val="8DC02F"/>
          <w:sz w:val="52"/>
        </w:rPr>
      </w:r>
    </w:p>
    <w:p>
      <w:pPr>
        <w:pStyle w:val="Normal"/>
        <w:tabs>
          <w:tab w:val="clear" w:pos="708"/>
          <w:tab w:val="left" w:pos="-1843" w:leader="none"/>
          <w:tab w:val="left" w:pos="-567" w:leader="none"/>
          <w:tab w:val="left" w:pos="851" w:leader="none"/>
        </w:tabs>
        <w:spacing w:lineRule="exact" w:line="420"/>
        <w:rPr>
          <w:rFonts w:ascii="Calibri" w:hAnsi="Calibri" w:cs="Calibri"/>
          <w:color w:val="8DC02F"/>
          <w:sz w:val="52"/>
        </w:rPr>
      </w:pPr>
      <w:r>
        <w:rPr>
          <w:rFonts w:cs="Calibri"/>
          <w:color w:val="8DC02F"/>
          <w:sz w:val="52"/>
        </w:rPr>
        <w:tab/>
      </w:r>
    </w:p>
    <w:p>
      <w:pPr>
        <w:pStyle w:val="Normal"/>
        <w:tabs>
          <w:tab w:val="clear" w:pos="708"/>
          <w:tab w:val="left" w:pos="-1843" w:leader="none"/>
          <w:tab w:val="left" w:pos="-567" w:leader="none"/>
          <w:tab w:val="left" w:pos="567" w:leader="none"/>
          <w:tab w:val="left" w:pos="851" w:leader="none"/>
        </w:tabs>
        <w:spacing w:lineRule="exact" w:line="540"/>
        <w:rPr>
          <w:rFonts w:ascii="Calibri" w:hAnsi="Calibri" w:cs="Calibri"/>
          <w:color w:val="172025"/>
          <w:sz w:val="52"/>
          <w:lang w:val="fr-FR"/>
        </w:rPr>
      </w:pPr>
      <w:r>
        <w:rPr>
          <w:rFonts w:cs="Calibri"/>
          <w:color w:val="172025"/>
          <w:sz w:val="52"/>
        </w:rPr>
        <w:tab/>
      </w:r>
      <w:r>
        <w:rPr>
          <w:rFonts w:cs="Calibri"/>
          <w:color w:val="172025"/>
          <w:sz w:val="52"/>
          <w:lang w:val="fr-FR"/>
        </w:rPr>
        <w:t>On host-parasite interaction: …</w:t>
      </w:r>
    </w:p>
    <w:p>
      <w:pPr>
        <w:pStyle w:val="Normal"/>
        <w:tabs>
          <w:tab w:val="clear" w:pos="708"/>
          <w:tab w:val="left" w:pos="-1843" w:leader="none"/>
          <w:tab w:val="left" w:pos="-567" w:leader="none"/>
          <w:tab w:val="left" w:pos="794" w:leader="none"/>
          <w:tab w:val="left" w:pos="851" w:leader="none"/>
          <w:tab w:val="left" w:pos="1134" w:leader="none"/>
          <w:tab w:val="left" w:pos="1418" w:leader="none"/>
        </w:tabs>
        <w:spacing w:lineRule="exact" w:line="400"/>
        <w:rPr>
          <w:rFonts w:ascii="Calibri" w:hAnsi="Calibri" w:cs="Calibri"/>
          <w:color w:val="8DC02F"/>
          <w:sz w:val="52"/>
          <w:lang w:val="fr-FR"/>
        </w:rPr>
      </w:pPr>
      <w:r>
        <w:rPr>
          <w:rFonts w:cs="Calibri"/>
          <w:color w:val="8DC02F"/>
          <w:sz w:val="52"/>
          <w:lang w:val="fr-FR"/>
        </w:rPr>
        <w:tab/>
        <w:tab/>
        <w:tab/>
      </w:r>
    </w:p>
    <w:p>
      <w:pPr>
        <w:pStyle w:val="Normal"/>
        <w:tabs>
          <w:tab w:val="clear" w:pos="708"/>
          <w:tab w:val="left" w:pos="-1843" w:leader="none"/>
          <w:tab w:val="left" w:pos="-567" w:leader="none"/>
          <w:tab w:val="left" w:pos="851" w:leader="none"/>
        </w:tabs>
        <w:spacing w:lineRule="exact" w:line="400"/>
        <w:rPr>
          <w:rFonts w:ascii="Calibri" w:hAnsi="Calibri" w:cs="Calibri"/>
          <w:color w:val="3B3D3C"/>
          <w:sz w:val="39"/>
          <w:lang w:val="fr-FR"/>
        </w:rPr>
      </w:pPr>
      <w:r>
        <w:rPr>
          <w:rFonts w:cs="Calibri"/>
          <w:color w:val="8DC02F"/>
          <w:sz w:val="52"/>
          <w:lang w:val="fr-FR"/>
        </w:rPr>
        <w:tab/>
      </w:r>
      <w:r>
        <w:rPr>
          <w:rFonts w:cs="Calibri"/>
          <w:color w:val="3B3D3C"/>
          <w:sz w:val="39"/>
          <w:lang w:val="fr-FR"/>
        </w:rPr>
        <w:t>Nanda Vo, 504607</w:t>
      </w:r>
    </w:p>
    <w:p>
      <w:pPr>
        <w:pStyle w:val="Normal"/>
        <w:tabs>
          <w:tab w:val="clear" w:pos="708"/>
          <w:tab w:val="left" w:pos="-1843" w:leader="none"/>
          <w:tab w:val="left" w:pos="-567" w:leader="none"/>
          <w:tab w:val="left" w:pos="851" w:leader="none"/>
        </w:tabs>
        <w:spacing w:lineRule="exact" w:line="400"/>
        <w:rPr>
          <w:rFonts w:ascii="Calibri" w:hAnsi="Calibri" w:cs="Calibri"/>
          <w:color w:val="3B3D3C"/>
          <w:sz w:val="39"/>
        </w:rPr>
      </w:pPr>
      <w:r>
        <w:rPr>
          <w:rFonts w:cs="Calibri"/>
          <w:color w:val="3B3D3C"/>
          <w:sz w:val="39"/>
          <w:lang w:val="fr-FR"/>
        </w:rPr>
        <w:tab/>
      </w:r>
      <w:r>
        <w:rPr>
          <w:rFonts w:cs="Calibri"/>
          <w:color w:val="3B3D3C"/>
          <w:sz w:val="39"/>
        </w:rPr>
        <w:t>WWU – IEB Münster</w:t>
      </w:r>
    </w:p>
    <w:p>
      <w:pPr>
        <w:pStyle w:val="Normal"/>
        <w:tabs>
          <w:tab w:val="clear" w:pos="708"/>
          <w:tab w:val="left" w:pos="-1843" w:leader="none"/>
          <w:tab w:val="left" w:pos="-567" w:leader="none"/>
          <w:tab w:val="left" w:pos="851" w:leader="none"/>
        </w:tabs>
        <w:spacing w:lineRule="exact" w:line="400"/>
        <w:rPr>
          <w:rFonts w:ascii="Calibri" w:hAnsi="Calibri" w:cs="Calibri"/>
          <w:color w:val="3B3D3C"/>
          <w:sz w:val="39"/>
        </w:rPr>
      </w:pPr>
      <w:r>
        <w:rPr>
          <w:rFonts w:cs="Calibri"/>
          <w:color w:val="3B3D3C"/>
          <w:sz w:val="39"/>
        </w:rPr>
        <w:tab/>
        <w:t>Primary Supervisor: Prof. Dr. Joachim Kurtz</w:t>
      </w:r>
    </w:p>
    <w:p>
      <w:pPr>
        <w:pStyle w:val="Normal"/>
        <w:tabs>
          <w:tab w:val="clear" w:pos="708"/>
          <w:tab w:val="left" w:pos="-1843" w:leader="none"/>
          <w:tab w:val="left" w:pos="-567" w:leader="none"/>
          <w:tab w:val="left" w:pos="851" w:leader="none"/>
        </w:tabs>
        <w:spacing w:lineRule="exact" w:line="400"/>
        <w:rPr>
          <w:rFonts w:ascii="Calibri" w:hAnsi="Calibri" w:cs="Calibri"/>
          <w:color w:val="3B3D3C"/>
          <w:sz w:val="39"/>
        </w:rPr>
      </w:pPr>
      <w:r>
        <w:rPr>
          <w:rFonts w:cs="Calibri"/>
          <w:color w:val="3B3D3C"/>
          <w:sz w:val="39"/>
        </w:rPr>
        <w:tab/>
        <w:t>Secondary Supervisor: Dr. Jaime Mauricio Anaya-Rojas</w:t>
      </w:r>
    </w:p>
    <w:p>
      <w:pPr>
        <w:sectPr>
          <w:headerReference w:type="default" r:id="rId2"/>
          <w:footerReference w:type="default" r:id="rId3"/>
          <w:type w:val="nextPage"/>
          <w:pgSz w:w="11906" w:h="16838"/>
          <w:pgMar w:left="0" w:right="0" w:gutter="0" w:header="737" w:top="1304" w:footer="703" w:bottom="1134"/>
          <w:pgNumType w:start="0" w:fmt="decimal"/>
          <w:formProt w:val="false"/>
          <w:textDirection w:val="lrTb"/>
          <w:docGrid w:type="default" w:linePitch="326" w:charSpace="4096"/>
        </w:sectPr>
        <w:pStyle w:val="Normal"/>
        <w:tabs>
          <w:tab w:val="clear" w:pos="708"/>
          <w:tab w:val="left" w:pos="-1843" w:leader="none"/>
          <w:tab w:val="left" w:pos="-567" w:leader="none"/>
          <w:tab w:val="left" w:pos="851" w:leader="none"/>
        </w:tabs>
        <w:spacing w:lineRule="exact" w:line="400"/>
        <w:rPr>
          <w:rFonts w:ascii="Calibri" w:hAnsi="Calibri" w:cs="Calibri"/>
          <w:color w:val="3B3D3C"/>
          <w:sz w:val="39"/>
        </w:rPr>
      </w:pPr>
      <w:r>
        <w:rPr>
          <w:rFonts w:cs="Calibri"/>
          <w:color w:val="3B3D3C"/>
          <w:sz w:val="39"/>
        </w:rPr>
        <w:tab/>
        <w:t xml:space="preserve">Date: </w:t>
      </w:r>
    </w:p>
    <w:p>
      <w:pPr>
        <w:pStyle w:val="Normal"/>
        <w:rPr>
          <w:b/>
          <w:b/>
          <w:sz w:val="24"/>
          <w:szCs w:val="24"/>
        </w:rPr>
      </w:pPr>
      <w:r>
        <w:rPr>
          <w:b/>
          <w:sz w:val="24"/>
          <w:szCs w:val="24"/>
        </w:rPr>
        <w:t xml:space="preserve">Table of contents: </w:t>
      </w:r>
    </w:p>
    <w:p>
      <w:pPr>
        <w:pStyle w:val="ListParagraph"/>
        <w:numPr>
          <w:ilvl w:val="0"/>
          <w:numId w:val="9"/>
        </w:numPr>
        <w:rPr>
          <w:b/>
          <w:b/>
          <w:sz w:val="24"/>
          <w:szCs w:val="24"/>
        </w:rPr>
      </w:pPr>
      <w:r>
        <w:rPr>
          <w:b/>
          <w:sz w:val="24"/>
          <w:szCs w:val="24"/>
        </w:rPr>
        <w:t>Abstract</w:t>
      </w:r>
    </w:p>
    <w:p>
      <w:pPr>
        <w:pStyle w:val="ListParagraph"/>
        <w:numPr>
          <w:ilvl w:val="0"/>
          <w:numId w:val="9"/>
        </w:numPr>
        <w:rPr>
          <w:b/>
          <w:b/>
          <w:sz w:val="24"/>
          <w:szCs w:val="24"/>
        </w:rPr>
      </w:pPr>
      <w:r>
        <w:rPr>
          <w:b/>
          <w:sz w:val="24"/>
          <w:szCs w:val="24"/>
        </w:rPr>
        <w:t>Introduction</w:t>
      </w:r>
    </w:p>
    <w:p>
      <w:pPr>
        <w:pStyle w:val="ListParagraph"/>
        <w:numPr>
          <w:ilvl w:val="0"/>
          <w:numId w:val="9"/>
        </w:numPr>
        <w:rPr>
          <w:b/>
          <w:b/>
          <w:sz w:val="24"/>
          <w:szCs w:val="24"/>
        </w:rPr>
      </w:pPr>
      <w:r>
        <w:rPr>
          <w:b/>
          <w:sz w:val="24"/>
          <w:szCs w:val="24"/>
        </w:rPr>
        <w:t>Material and methods</w:t>
      </w:r>
    </w:p>
    <w:p>
      <w:pPr>
        <w:pStyle w:val="ListParagraph"/>
        <w:numPr>
          <w:ilvl w:val="0"/>
          <w:numId w:val="9"/>
        </w:numPr>
        <w:rPr>
          <w:b/>
          <w:b/>
          <w:sz w:val="24"/>
          <w:szCs w:val="24"/>
        </w:rPr>
      </w:pPr>
      <w:r>
        <w:rPr>
          <w:b/>
          <w:sz w:val="24"/>
          <w:szCs w:val="24"/>
        </w:rPr>
        <w:t>Results</w:t>
      </w:r>
    </w:p>
    <w:p>
      <w:pPr>
        <w:pStyle w:val="ListParagraph"/>
        <w:numPr>
          <w:ilvl w:val="1"/>
          <w:numId w:val="9"/>
        </w:numPr>
        <w:rPr>
          <w:b/>
          <w:b/>
          <w:sz w:val="24"/>
          <w:szCs w:val="24"/>
        </w:rPr>
      </w:pPr>
      <w:r>
        <w:rPr>
          <w:b/>
          <w:sz w:val="24"/>
          <w:szCs w:val="24"/>
        </w:rPr>
        <w:t>Batch 1</w:t>
      </w:r>
    </w:p>
    <w:p>
      <w:pPr>
        <w:pStyle w:val="ListParagraph"/>
        <w:numPr>
          <w:ilvl w:val="1"/>
          <w:numId w:val="9"/>
        </w:numPr>
        <w:rPr>
          <w:b/>
          <w:b/>
          <w:sz w:val="24"/>
          <w:szCs w:val="24"/>
        </w:rPr>
      </w:pPr>
      <w:r>
        <w:rPr>
          <w:b/>
          <w:sz w:val="24"/>
          <w:szCs w:val="24"/>
        </w:rPr>
        <w:t>Batch 2</w:t>
      </w:r>
    </w:p>
    <w:p>
      <w:pPr>
        <w:pStyle w:val="ListParagraph"/>
        <w:numPr>
          <w:ilvl w:val="1"/>
          <w:numId w:val="9"/>
        </w:numPr>
        <w:rPr>
          <w:b/>
          <w:b/>
          <w:sz w:val="24"/>
          <w:szCs w:val="24"/>
        </w:rPr>
      </w:pPr>
      <w:r>
        <w:rPr>
          <w:b/>
          <w:sz w:val="24"/>
          <w:szCs w:val="24"/>
        </w:rPr>
        <w:t>Batch 3</w:t>
      </w:r>
    </w:p>
    <w:p>
      <w:pPr>
        <w:pStyle w:val="ListParagraph"/>
        <w:numPr>
          <w:ilvl w:val="1"/>
          <w:numId w:val="9"/>
        </w:numPr>
        <w:rPr>
          <w:b/>
          <w:b/>
          <w:sz w:val="24"/>
          <w:szCs w:val="24"/>
        </w:rPr>
      </w:pPr>
      <w:r>
        <w:rPr>
          <w:b/>
          <w:sz w:val="24"/>
          <w:szCs w:val="24"/>
        </w:rPr>
        <w:t>Batch 4</w:t>
      </w:r>
    </w:p>
    <w:p>
      <w:pPr>
        <w:pStyle w:val="ListParagraph"/>
        <w:numPr>
          <w:ilvl w:val="0"/>
          <w:numId w:val="9"/>
        </w:numPr>
        <w:rPr>
          <w:b/>
          <w:b/>
          <w:sz w:val="24"/>
          <w:szCs w:val="24"/>
        </w:rPr>
      </w:pPr>
      <w:r>
        <w:rPr>
          <w:b/>
          <w:sz w:val="24"/>
          <w:szCs w:val="24"/>
        </w:rPr>
        <w:t>Discussion</w:t>
      </w:r>
    </w:p>
    <w:p>
      <w:pPr>
        <w:pStyle w:val="ListParagraph"/>
        <w:numPr>
          <w:ilvl w:val="1"/>
          <w:numId w:val="9"/>
        </w:numPr>
        <w:rPr>
          <w:b/>
          <w:b/>
          <w:sz w:val="24"/>
          <w:szCs w:val="24"/>
        </w:rPr>
      </w:pPr>
      <w:r>
        <w:rPr>
          <w:b/>
          <w:sz w:val="24"/>
          <w:szCs w:val="24"/>
        </w:rPr>
        <w:t>Conclusions</w:t>
      </w:r>
    </w:p>
    <w:p>
      <w:pPr>
        <w:pStyle w:val="ListParagraph"/>
        <w:numPr>
          <w:ilvl w:val="1"/>
          <w:numId w:val="9"/>
        </w:numPr>
        <w:rPr>
          <w:b/>
          <w:b/>
          <w:sz w:val="24"/>
          <w:szCs w:val="24"/>
        </w:rPr>
      </w:pPr>
      <w:r>
        <w:rPr>
          <w:b/>
          <w:sz w:val="24"/>
          <w:szCs w:val="24"/>
        </w:rPr>
        <w:t>Batch 1</w:t>
      </w:r>
    </w:p>
    <w:p>
      <w:pPr>
        <w:pStyle w:val="ListParagraph"/>
        <w:numPr>
          <w:ilvl w:val="1"/>
          <w:numId w:val="9"/>
        </w:numPr>
        <w:rPr>
          <w:b/>
          <w:b/>
          <w:sz w:val="24"/>
          <w:szCs w:val="24"/>
        </w:rPr>
      </w:pPr>
      <w:r>
        <w:rPr>
          <w:b/>
          <w:sz w:val="24"/>
          <w:szCs w:val="24"/>
        </w:rPr>
        <w:t>Batch 2</w:t>
      </w:r>
    </w:p>
    <w:p>
      <w:pPr>
        <w:pStyle w:val="ListParagraph"/>
        <w:numPr>
          <w:ilvl w:val="1"/>
          <w:numId w:val="9"/>
        </w:numPr>
        <w:rPr>
          <w:b/>
          <w:b/>
          <w:sz w:val="24"/>
          <w:szCs w:val="24"/>
        </w:rPr>
      </w:pPr>
      <w:r>
        <w:rPr>
          <w:b/>
          <w:sz w:val="24"/>
          <w:szCs w:val="24"/>
        </w:rPr>
        <w:t>Batch 3</w:t>
      </w:r>
    </w:p>
    <w:p>
      <w:pPr>
        <w:pStyle w:val="ListParagraph"/>
        <w:numPr>
          <w:ilvl w:val="1"/>
          <w:numId w:val="9"/>
        </w:numPr>
        <w:rPr>
          <w:b/>
          <w:b/>
          <w:sz w:val="24"/>
          <w:szCs w:val="24"/>
        </w:rPr>
      </w:pPr>
      <w:r>
        <w:rPr>
          <w:b/>
          <w:sz w:val="24"/>
          <w:szCs w:val="24"/>
        </w:rPr>
        <w:t>Batch 4</w:t>
      </w:r>
    </w:p>
    <w:p>
      <w:pPr>
        <w:pStyle w:val="ListParagraph"/>
        <w:numPr>
          <w:ilvl w:val="1"/>
          <w:numId w:val="9"/>
        </w:numPr>
        <w:rPr>
          <w:b/>
          <w:b/>
          <w:sz w:val="24"/>
          <w:szCs w:val="24"/>
        </w:rPr>
      </w:pPr>
      <w:r>
        <w:rPr>
          <w:b/>
          <w:sz w:val="24"/>
          <w:szCs w:val="24"/>
        </w:rPr>
        <w:t>Outlook</w:t>
      </w:r>
    </w:p>
    <w:p>
      <w:pPr>
        <w:pStyle w:val="ListParagraph"/>
        <w:numPr>
          <w:ilvl w:val="0"/>
          <w:numId w:val="8"/>
        </w:numPr>
        <w:rPr>
          <w:b/>
          <w:b/>
          <w:sz w:val="24"/>
          <w:szCs w:val="24"/>
        </w:rPr>
      </w:pPr>
      <w:r>
        <w:rPr>
          <w:b/>
          <w:sz w:val="24"/>
          <w:szCs w:val="24"/>
        </w:rPr>
      </w:r>
      <w:r>
        <w:br w:type="page"/>
      </w:r>
    </w:p>
    <w:p>
      <w:pPr>
        <w:pStyle w:val="Normal"/>
        <w:spacing w:lineRule="auto" w:line="360"/>
        <w:jc w:val="both"/>
        <w:rPr>
          <w:b/>
          <w:b/>
          <w:sz w:val="24"/>
          <w:szCs w:val="24"/>
        </w:rPr>
      </w:pPr>
      <w:commentRangeStart w:id="0"/>
      <w:r>
        <w:rPr>
          <w:b/>
          <w:sz w:val="24"/>
          <w:szCs w:val="24"/>
        </w:rPr>
        <w:t>1. Abstract:</w:t>
      </w:r>
      <w:commentRangeEnd w:id="0"/>
      <w:r>
        <w:commentReference w:id="0"/>
      </w:r>
      <w:r>
        <w:rPr>
          <w:b/>
          <w:sz w:val="24"/>
          <w:szCs w:val="24"/>
        </w:rPr>
      </w:r>
    </w:p>
    <w:p>
      <w:pPr>
        <w:pStyle w:val="Normal"/>
        <w:spacing w:lineRule="auto" w:line="360"/>
        <w:jc w:val="both"/>
        <w:rPr>
          <w:iCs/>
          <w:sz w:val="24"/>
          <w:szCs w:val="24"/>
        </w:rPr>
      </w:pPr>
      <w:r>
        <w:rPr>
          <w:sz w:val="24"/>
          <w:szCs w:val="24"/>
        </w:rPr>
        <w:t xml:space="preserve">Among every </w:t>
      </w:r>
      <w:del w:id="0" w:author="Unknown Author" w:date="2022-09-02T11:35:36Z">
        <w:r>
          <w:rPr>
            <w:sz w:val="24"/>
            <w:szCs w:val="24"/>
          </w:rPr>
          <w:delText>living organism</w:delText>
        </w:r>
      </w:del>
      <w:ins w:id="1" w:author="Unknown Author" w:date="2022-09-02T11:35:36Z">
        <w:r>
          <w:rPr>
            <w:sz w:val="24"/>
            <w:szCs w:val="24"/>
            <w:lang w:val="en-US"/>
          </w:rPr>
          <w:t>food web</w:t>
        </w:r>
      </w:ins>
      <w:r>
        <w:rPr>
          <w:sz w:val="24"/>
          <w:szCs w:val="24"/>
        </w:rPr>
        <w:t>, trophic chains belong to the most important aspects of population</w:t>
      </w:r>
      <w:ins w:id="2" w:author="Unknown Author" w:date="2022-09-02T11:35:50Z">
        <w:r>
          <w:rPr>
            <w:sz w:val="24"/>
            <w:szCs w:val="24"/>
          </w:rPr>
          <w:t xml:space="preserve"> and community</w:t>
        </w:r>
      </w:ins>
      <w:r>
        <w:rPr>
          <w:sz w:val="24"/>
          <w:szCs w:val="24"/>
        </w:rPr>
        <w:t xml:space="preserve"> dynamics. </w:t>
      </w:r>
      <w:ins w:id="3" w:author="Unknown Author" w:date="2022-09-02T11:36:00Z">
        <w:r>
          <w:rPr>
            <w:sz w:val="24"/>
            <w:szCs w:val="24"/>
          </w:rPr>
          <w:t xml:space="preserve">However,  species interactions such as </w:t>
        </w:r>
      </w:ins>
      <w:del w:id="4" w:author="Unknown Author" w:date="2022-09-02T11:36:02Z">
        <w:r>
          <w:rPr>
            <w:sz w:val="24"/>
            <w:szCs w:val="24"/>
          </w:rPr>
          <w:delText>P</w:delText>
        </w:r>
      </w:del>
      <w:ins w:id="5" w:author="Unknown Author" w:date="2022-09-02T11:36:03Z">
        <w:r>
          <w:rPr>
            <w:sz w:val="24"/>
            <w:szCs w:val="24"/>
          </w:rPr>
          <w:t>p</w:t>
        </w:r>
      </w:ins>
      <w:r>
        <w:rPr>
          <w:sz w:val="24"/>
          <w:szCs w:val="24"/>
        </w:rPr>
        <w:t xml:space="preserve">arasitism </w:t>
      </w:r>
      <w:del w:id="6" w:author="Unknown Author" w:date="2022-09-02T11:36:18Z">
        <w:r>
          <w:rPr>
            <w:sz w:val="24"/>
            <w:szCs w:val="24"/>
          </w:rPr>
          <w:delText xml:space="preserve">and parasitic influence </w:delText>
        </w:r>
      </w:del>
      <w:r>
        <w:rPr>
          <w:sz w:val="24"/>
          <w:szCs w:val="24"/>
        </w:rPr>
        <w:t xml:space="preserve">are often neglected in them, even though it’s a very common strategy in nature. </w:t>
      </w:r>
      <w:del w:id="7" w:author="Unknown Author" w:date="2022-09-02T11:36:53Z">
        <w:r>
          <w:rPr>
            <w:sz w:val="24"/>
            <w:szCs w:val="24"/>
          </w:rPr>
          <w:delText xml:space="preserve">Evolutionary ecology deals </w:delText>
        </w:r>
      </w:del>
      <w:del w:id="8" w:author="Unknown Author" w:date="2022-09-02T11:36:53Z">
        <w:r>
          <w:rPr>
            <w:i/>
            <w:sz w:val="24"/>
            <w:szCs w:val="24"/>
          </w:rPr>
          <w:delText>inter alia</w:delText>
        </w:r>
      </w:del>
      <w:del w:id="9" w:author="Unknown Author" w:date="2022-09-02T11:36:53Z">
        <w:r>
          <w:rPr>
            <w:sz w:val="24"/>
            <w:szCs w:val="24"/>
          </w:rPr>
          <w:delText xml:space="preserve"> with topics like ecological and population dynamics. I</w:delText>
        </w:r>
      </w:del>
      <w:ins w:id="10" w:author="Unknown Author" w:date="2022-09-02T11:36:57Z">
        <w:r>
          <w:rPr>
            <w:sz w:val="24"/>
            <w:szCs w:val="24"/>
          </w:rPr>
          <w:t>I</w:t>
        </w:r>
      </w:ins>
      <w:r>
        <w:rPr>
          <w:sz w:val="24"/>
          <w:szCs w:val="24"/>
        </w:rPr>
        <w:t>t is well known that many parasites are able to change their host’s phenotype (e.g., in it’s metabolic rate) either chemically or physically to their very own advantage. Parasites have their own metabolism, they need nutrients meaning a nutrient loss (or malnutrition) for their hosts since many parasites gather their needed resources from their hosts. Phenotypic</w:t>
      </w:r>
      <w:del w:id="11" w:author="Unknown Author" w:date="2022-09-02T11:37:24Z">
        <w:r>
          <w:rPr>
            <w:sz w:val="24"/>
            <w:szCs w:val="24"/>
          </w:rPr>
          <w:delText>al</w:delText>
        </w:r>
      </w:del>
      <w:r>
        <w:rPr>
          <w:sz w:val="24"/>
          <w:szCs w:val="24"/>
        </w:rPr>
        <w:t xml:space="preserve"> changes caused by a parasite may alter the behavior of its host as well, which can also have an impact on the common habitat. In this </w:t>
      </w:r>
      <w:del w:id="12" w:author="Unknown Author" w:date="2022-09-02T11:37:41Z">
        <w:r>
          <w:rPr>
            <w:sz w:val="24"/>
            <w:szCs w:val="24"/>
          </w:rPr>
          <w:delText>paper</w:delText>
        </w:r>
      </w:del>
      <w:ins w:id="13" w:author="Unknown Author" w:date="2022-09-02T11:37:41Z">
        <w:r>
          <w:rPr>
            <w:sz w:val="24"/>
            <w:szCs w:val="24"/>
            <w:lang w:val="en-US"/>
          </w:rPr>
          <w:t>theses</w:t>
        </w:r>
      </w:ins>
      <w:r>
        <w:rPr>
          <w:sz w:val="24"/>
          <w:szCs w:val="24"/>
        </w:rPr>
        <w:t xml:space="preserve">, I study </w:t>
      </w:r>
      <w:del w:id="14" w:author="Unknown Author" w:date="2022-09-02T11:38:09Z">
        <w:r>
          <w:rPr>
            <w:sz w:val="24"/>
            <w:szCs w:val="24"/>
          </w:rPr>
          <w:delText>the host-parasite interaction</w:delText>
        </w:r>
      </w:del>
      <w:ins w:id="15" w:author="Unknown Author" w:date="2022-09-02T11:38:09Z">
        <w:r>
          <w:rPr>
            <w:sz w:val="24"/>
            <w:szCs w:val="24"/>
            <w:lang w:val="en-US"/>
          </w:rPr>
          <w:t>how infections by the trophical transmited parasite</w:t>
        </w:r>
      </w:ins>
      <w:ins w:id="16" w:author="Unknown Author" w:date="2022-09-02T11:38:09Z">
        <w:r>
          <w:rPr>
            <w:i/>
            <w:iCs/>
            <w:sz w:val="24"/>
            <w:szCs w:val="24"/>
            <w:lang w:val="en-US"/>
          </w:rPr>
          <w:t xml:space="preserve"> Schistocephalus solidus</w:t>
        </w:r>
      </w:ins>
      <w:r>
        <w:rPr>
          <w:sz w:val="24"/>
          <w:szCs w:val="24"/>
        </w:rPr>
        <w:t xml:space="preserve"> </w:t>
      </w:r>
      <w:del w:id="17" w:author="Unknown Author" w:date="2022-09-02T11:38:49Z">
        <w:r>
          <w:rPr>
            <w:sz w:val="24"/>
            <w:szCs w:val="24"/>
          </w:rPr>
          <w:delText>between the two species</w:delText>
        </w:r>
      </w:del>
      <w:ins w:id="18" w:author="Unknown Author" w:date="2022-09-02T11:38:49Z">
        <w:r>
          <w:rPr>
            <w:sz w:val="24"/>
            <w:szCs w:val="24"/>
            <w:lang w:val="en-US"/>
          </w:rPr>
          <w:t xml:space="preserve">ater the feeding behavior of their first </w:t>
        </w:r>
      </w:ins>
      <w:ins w:id="19" w:author="Unknown Author" w:date="2022-09-02T11:39:02Z">
        <w:r>
          <w:rPr>
            <w:sz w:val="24"/>
            <w:szCs w:val="24"/>
            <w:lang w:val="en-US"/>
          </w:rPr>
          <w:t>host, the copepod</w:t>
        </w:r>
      </w:ins>
      <w:r>
        <w:rPr>
          <w:sz w:val="24"/>
          <w:szCs w:val="24"/>
        </w:rPr>
        <w:t xml:space="preserve"> </w:t>
      </w:r>
      <w:r>
        <w:rPr>
          <w:i/>
          <w:sz w:val="24"/>
          <w:szCs w:val="24"/>
        </w:rPr>
        <w:t>Macrocyclops albidus</w:t>
      </w:r>
      <w:ins w:id="20" w:author="Unknown Author" w:date="2022-09-02T11:39:11Z">
        <w:r>
          <w:rPr>
            <w:i/>
            <w:sz w:val="24"/>
            <w:szCs w:val="24"/>
          </w:rPr>
          <w:t xml:space="preserve">. </w:t>
        </w:r>
      </w:ins>
      <w:r>
        <w:rPr>
          <w:i/>
          <w:sz w:val="24"/>
          <w:szCs w:val="24"/>
        </w:rPr>
        <w:t xml:space="preserve"> </w:t>
      </w:r>
      <w:ins w:id="21" w:author="Unknown Author" w:date="2022-09-02T11:39:17Z">
        <w:r>
          <w:rPr>
            <w:i w:val="false"/>
            <w:iCs w:val="false"/>
            <w:sz w:val="24"/>
            <w:szCs w:val="24"/>
          </w:rPr>
          <w:t xml:space="preserve">Specifically, we investigate </w:t>
        </w:r>
      </w:ins>
      <w:del w:id="22" w:author="Unknown Author" w:date="2022-09-02T11:39:34Z">
        <w:r>
          <w:rPr>
            <w:i w:val="false"/>
            <w:iCs w:val="false"/>
            <w:sz w:val="24"/>
            <w:szCs w:val="24"/>
          </w:rPr>
          <w:delText xml:space="preserve">(host) and </w:delText>
        </w:r>
      </w:del>
      <w:del w:id="23" w:author="Unknown Author" w:date="2022-09-02T11:39:34Z">
        <w:r>
          <w:rPr>
            <w:i/>
            <w:iCs w:val="false"/>
            <w:sz w:val="24"/>
            <w:szCs w:val="24"/>
          </w:rPr>
          <w:delText xml:space="preserve">Schistocephalus solidus </w:delText>
        </w:r>
      </w:del>
      <w:del w:id="24" w:author="Unknown Author" w:date="2022-09-02T11:39:34Z">
        <w:r>
          <w:rPr>
            <w:i w:val="false"/>
            <w:iCs w:val="false"/>
            <w:sz w:val="24"/>
            <w:szCs w:val="24"/>
          </w:rPr>
          <w:delText>(parasite) regarding the feeding behavior and therefore the</w:delText>
        </w:r>
      </w:del>
      <w:ins w:id="25" w:author="Unknown Author" w:date="2022-09-02T11:39:34Z">
        <w:r>
          <w:rPr>
            <w:sz w:val="24"/>
            <w:szCs w:val="24"/>
            <w:lang w:val="en-US"/>
          </w:rPr>
          <w:t xml:space="preserve">whether the </w:t>
        </w:r>
      </w:ins>
      <w:del w:id="26" w:author="Unknown Author" w:date="2022-09-02T11:39:40Z">
        <w:r>
          <w:rPr>
            <w:sz w:val="24"/>
            <w:szCs w:val="24"/>
            <w:lang w:val="en-US"/>
          </w:rPr>
          <w:delText xml:space="preserve"> </w:delText>
        </w:r>
      </w:del>
      <w:r>
        <w:rPr>
          <w:sz w:val="24"/>
          <w:szCs w:val="24"/>
        </w:rPr>
        <w:t xml:space="preserve">functional response </w:t>
      </w:r>
      <w:ins w:id="27" w:author="Unknown Author" w:date="2022-09-02T11:39:43Z">
        <w:r>
          <w:rPr>
            <w:sz w:val="24"/>
            <w:szCs w:val="24"/>
          </w:rPr>
          <w:t xml:space="preserve">curves </w:t>
        </w:r>
      </w:ins>
      <w:r>
        <w:rPr>
          <w:sz w:val="24"/>
          <w:szCs w:val="24"/>
        </w:rPr>
        <w:t xml:space="preserve">of </w:t>
      </w:r>
      <w:r>
        <w:rPr>
          <w:i/>
          <w:sz w:val="24"/>
          <w:szCs w:val="24"/>
        </w:rPr>
        <w:t>M. albidus</w:t>
      </w:r>
      <w:r>
        <w:rPr>
          <w:sz w:val="24"/>
          <w:szCs w:val="24"/>
        </w:rPr>
        <w:t xml:space="preserve"> </w:t>
      </w:r>
      <w:del w:id="28" w:author="Unknown Author" w:date="2022-09-02T11:39:57Z">
        <w:r>
          <w:rPr>
            <w:sz w:val="24"/>
            <w:szCs w:val="24"/>
          </w:rPr>
          <w:delText>in dependency of the host-parasite interaction.</w:delText>
        </w:r>
      </w:del>
      <w:ins w:id="29" w:author="Unknown Author" w:date="2022-09-02T11:39:57Z">
        <w:r>
          <w:rPr>
            <w:sz w:val="24"/>
            <w:szCs w:val="24"/>
            <w:lang w:val="en-US"/>
          </w:rPr>
          <w:t>are alter b</w:t>
        </w:r>
      </w:ins>
      <w:ins w:id="30" w:author="Unknown Author" w:date="2022-09-02T11:40:00Z">
        <w:r>
          <w:rPr>
            <w:sz w:val="24"/>
            <w:szCs w:val="24"/>
            <w:lang w:val="en-US"/>
          </w:rPr>
          <w:t>y</w:t>
        </w:r>
      </w:ins>
      <w:r>
        <w:rPr>
          <w:sz w:val="24"/>
          <w:szCs w:val="24"/>
        </w:rPr>
        <w:t xml:space="preserve"> </w:t>
      </w:r>
      <w:r>
        <w:rPr>
          <w:i/>
          <w:sz w:val="24"/>
          <w:szCs w:val="24"/>
        </w:rPr>
        <w:t xml:space="preserve">S. solidus </w:t>
      </w:r>
      <w:del w:id="31" w:author="Unknown Author" w:date="2022-09-02T11:40:28Z">
        <w:r>
          <w:rPr>
            <w:i/>
            <w:sz w:val="24"/>
            <w:szCs w:val="24"/>
          </w:rPr>
          <w:delText>is a parasitic tapeworm with a complex lifecycle, meaning that it infects multiple hosts of different species throughout its lifecycle. In S. solidus’ case, it infects three different host species throughout its life, starting with copepod species like M. albidus as first intermediate host. With every consecutive, the trophic level changes. The obligate consecutive intermediate host for S. solidus is the Holarctic fish, the three-spined stickleback (</w:delText>
        </w:r>
      </w:del>
      <w:del w:id="32" w:author="Unknown Author" w:date="2022-09-02T11:40:28Z">
        <w:r>
          <w:rPr>
            <w:i/>
            <w:iCs/>
            <w:sz w:val="24"/>
            <w:szCs w:val="24"/>
          </w:rPr>
          <w:delText>Gasterosteus aculeatus). Transmission between the hosts results from predation of infected prey between the trophic levels, therefore, the final definitive host of S. solidus are fish-predatory birds. Many studies have dealt with S. solidus but most of them focused on the interaction between S. solidus and G. aculeatus while there is less data for the remaining two host of S. solidus’ lifecycle. This paper aims to achieve more knowledge of the interaction between S. solidus and its first intermediate host, in this case, M. albidus.</w:delText>
        </w:r>
      </w:del>
      <w:ins w:id="33" w:author="Unknown Author" w:date="2022-09-02T11:40:30Z">
        <w:r>
          <w:rPr>
            <w:iCs/>
            <w:sz w:val="24"/>
            <w:szCs w:val="24"/>
          </w:rPr>
          <w:t xml:space="preserve"> Add here the main results, and what it means.</w:t>
        </w:r>
      </w:ins>
    </w:p>
    <w:p>
      <w:pPr>
        <w:pStyle w:val="Normal"/>
        <w:spacing w:lineRule="auto" w:line="360"/>
        <w:jc w:val="both"/>
        <w:rPr>
          <w:b/>
          <w:b/>
          <w:sz w:val="24"/>
          <w:szCs w:val="24"/>
        </w:rPr>
      </w:pPr>
      <w:r>
        <w:rPr>
          <w:b/>
          <w:sz w:val="24"/>
          <w:szCs w:val="24"/>
        </w:rPr>
        <w:t xml:space="preserve">2. </w:t>
      </w:r>
      <w:commentRangeStart w:id="1"/>
      <w:r>
        <w:rPr>
          <w:b/>
          <w:sz w:val="24"/>
          <w:szCs w:val="24"/>
        </w:rPr>
        <w:t>Introduction</w:t>
      </w:r>
      <w:ins w:id="34" w:author="Unknown Author" w:date="2022-09-04T10:04:11Z">
        <w:r>
          <w:rPr>
            <w:b/>
            <w:sz w:val="24"/>
            <w:szCs w:val="24"/>
          </w:rPr>
        </w:r>
      </w:ins>
      <w:del w:id="35" w:author="Unknown Author" w:date="2022-09-04T10:04:03Z">
        <w:commentRangeEnd w:id="1"/>
        <w:r>
          <w:commentReference w:id="1"/>
        </w:r>
        <w:r>
          <w:rPr>
            <w:b/>
            <w:sz w:val="24"/>
            <w:szCs w:val="24"/>
          </w:rPr>
          <w:delText>:</w:delText>
        </w:r>
      </w:del>
    </w:p>
    <w:p>
      <w:pPr>
        <w:pStyle w:val="Normal"/>
        <w:spacing w:lineRule="auto" w:line="360"/>
        <w:jc w:val="both"/>
        <w:rPr>
          <w:sz w:val="24"/>
          <w:szCs w:val="24"/>
        </w:rPr>
      </w:pPr>
      <w:commentRangeStart w:id="2"/>
      <w:r>
        <w:rPr>
          <w:sz w:val="24"/>
          <w:szCs w:val="24"/>
        </w:rPr>
        <w:t>Among every living organism, t</w:t>
      </w:r>
      <w:r>
        <w:rPr>
          <w:sz w:val="24"/>
          <w:szCs w:val="24"/>
        </w:rPr>
      </w:r>
      <w:commentRangeEnd w:id="2"/>
      <w:r>
        <w:commentReference w:id="2"/>
      </w:r>
      <w:r>
        <w:rPr>
          <w:sz w:val="24"/>
          <w:szCs w:val="24"/>
        </w:rPr>
        <w:t xml:space="preserve">rophic chains belong to the most important aspects of population dynamics. Parasitism and parasitic influence are often neglected in them, even though it’s a very common strategy in nature. Studies of the effects of host-parasite interactions may contribute to a better understanding of population dynamics and evolutionary ecology. In many cases, trophic chains only display the interaction between the different trophic levels in regard of the population dynamic, although, parasites may have an important role for those interactions as well </w:t>
      </w:r>
      <w:r>
        <w:fldChar w:fldCharType="begin"/>
      </w:r>
      <w:r>
        <w:rPr>
          <w:sz w:val="24"/>
          <w:szCs w:val="24"/>
        </w:rPr>
        <w:instrText xml:space="preserve">ADDIN ZOTERO_ITEM CSL_CITATION {"citationID":"lYFz8mPP","properties":{"formattedCitation":"[1]","plainCitation":"[1]","noteIndex":0},"citationItems":[{"id":88,"uris":["http://zotero.org/users/9313813/items/QY2YJKLV"],"itemData":{"id":88,"type":"article-journal","abstract":"Parasites have historically been considered a scourge, deserving of annihilation. Although parasite eradications rank among humanity's greatest achievements, new research is shedding light on the collateral effects of parasite loss. Here, we explore a “world without parasites”: a thought experiment for illuminating the ecological roles that parasites play in ecosystems. While there is robust evidence for the effects of parasites on host individuals (eg affecting host vital rates), this exercise highlights how little we know about the influence of parasites on communities and ecosystems (eg altering energy flow through food webs). We present hypotheses for novel, interesting, and general effects of parasites. These hypotheses are largely untested, and should be considered a springboard for future research. While many uncertainties exist, the available evidence suggests that a world without parasites would be very different from the world we know, with effects extending from host individuals to populations, communities, and even ecosystems.","container-title":"Frontiers in Ecology and the Environment","DOI":"10.1890/140368","ISSN":"1540-9309","issue":"8","language":"en","note":"_eprint: https://onlinelibrary.wiley.com/doi/pdf/10.1890/140368","page":"425-434","source":"Wiley Online Library","title":"A world without parasites: exploring the hidden ecology of infection","title-short":"A world without parasites","volume":"13","author":[{"family":"Wood","given":"Chelsea L"},{"family":"Johnson","given":"Pieter TJ"}],"issued":{"date-parts":[["2015"]]}}}],"schema":"https://github.com/citation-style-language/schema/raw/master/csl-citation.json"}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w:t>
      </w:r>
      <w:r>
        <w:rPr>
          <w:sz w:val="24"/>
          <w:szCs w:val="24"/>
        </w:rPr>
      </w:r>
      <w:r>
        <w:rPr>
          <w:sz w:val="24"/>
          <w:szCs w:val="24"/>
        </w:rPr>
        <w:fldChar w:fldCharType="end"/>
      </w:r>
      <w:r>
        <w:rPr>
          <w:sz w:val="24"/>
          <w:szCs w:val="24"/>
        </w:rPr>
        <w:t xml:space="preserve">. For instance, it’s well known that some parasite species are able to change their host’s behavior to their very own advantage. Furthermore, in this case, </w:t>
      </w:r>
      <w:r>
        <w:rPr>
          <w:i/>
          <w:sz w:val="24"/>
          <w:szCs w:val="24"/>
        </w:rPr>
        <w:t xml:space="preserve">S. solidus </w:t>
      </w:r>
      <w:r>
        <w:rPr>
          <w:sz w:val="24"/>
          <w:szCs w:val="24"/>
        </w:rPr>
        <w:t xml:space="preserve">is known to be able to change the behavior of its first intermediate host </w:t>
      </w:r>
      <w:r>
        <w:rPr>
          <w:i/>
          <w:sz w:val="24"/>
          <w:szCs w:val="24"/>
        </w:rPr>
        <w:t>M. albidus</w:t>
      </w:r>
      <w:r>
        <w:rPr>
          <w:sz w:val="24"/>
          <w:szCs w:val="24"/>
        </w:rPr>
        <w:t xml:space="preserve">. For this specific interaction, </w:t>
      </w:r>
      <w:r>
        <w:rPr>
          <w:i/>
          <w:sz w:val="24"/>
          <w:szCs w:val="24"/>
        </w:rPr>
        <w:t xml:space="preserve">S. solidus </w:t>
      </w:r>
      <w:r>
        <w:rPr>
          <w:sz w:val="24"/>
          <w:szCs w:val="24"/>
        </w:rPr>
        <w:t xml:space="preserve">is known to lower the activity rate of </w:t>
      </w:r>
      <w:r>
        <w:rPr>
          <w:i/>
          <w:sz w:val="24"/>
          <w:szCs w:val="24"/>
        </w:rPr>
        <w:t xml:space="preserve">M. albidus </w:t>
      </w:r>
      <w:r>
        <w:rPr>
          <w:sz w:val="24"/>
          <w:szCs w:val="24"/>
        </w:rPr>
        <w:t xml:space="preserve">after successful infections in order to reduce the predation risk </w:t>
      </w:r>
      <w:r>
        <w:fldChar w:fldCharType="begin"/>
      </w:r>
      <w:r>
        <w:rPr>
          <w:sz w:val="24"/>
          <w:szCs w:val="24"/>
        </w:rPr>
        <w:instrText xml:space="preserve">ADDIN ZOTERO_ITEM CSL_CITATION {"citationID":"8q0MIxtz","properties":{"formattedCitation":"[2], [3]","plainCitation":"[2], [3]","noteIndex":0},"citationItems":[{"id":26,"uris":["http://zotero.org/users/9313813/items/SYYMRKSU"],"itemData":{"id":26,"type":"article-journal","abstract":"Compared with uninfected individuals, infected animals can exhibit altered phenotypes. The changes often appear beneficial to parasites, leading to the notion that modified host phenotypes are extended parasite phenotypes, shaped by parasite genes. However, the phenotype of a parasitized individual may reflect parasitic manipulation, host responses to infection or both, and disentangling the contribution of parasite genes versus host genes to these altered phenotypes is challenging. Using a tapeworm (\n              Schistocephalus solidus\n              ) infecting its copepod first intermediate host, I performed a full-factorial, cross-infection experiment with five host and five parasite genotypes. I found that a behavioural trait modified by infection, copepod activity, was affected by both host and parasite genotype. There was no clear evidence for host genotype by parasite genotype interactions. Several observations indicated that host behaviour was chiefly determined by parasite genes: (i) all infected copepods, regardless of host or parasite genotype, exhibited behavioural changes, (ii) parasitism reduced the differences among copepod genotypes, and (iii) within infected copepods, parasite genotype had twice as large an effect on behaviour as host genotype. I conclude that the altered behaviour of infected copepods primarily represents an extended parasite phenotype, and I discuss how genetic variation in parasitic host manipulation could be maintained.","container-title":"Biology Letters","DOI":"10.1098/rsbl.2019.0495","ISSN":"1744-9561, 1744-957X","issue":"9","journalAbbreviation":"Biol. Lett.","language":"en","page":"20190495","source":"DOI.org (Crossref)","title":"Tapeworm manipulation of copepod behaviour: parasite genotype has a larger effect than host genotype","title-short":"Tapeworm manipulation of copepod behaviour","volume":"15","author":[{"family":"Benesh","given":"Daniel P."}],"issued":{"date-parts":[["2019",9,27]]}}},{"id":101,"uris":["http://zotero.org/users/9313813/items/K2M5GVP4"],"itemData":{"id":101,"type":"article-journal","abstract":"Many parasites are able to change their hosts’ phenotype by either inducing chemicals or manipulating their host’s nervous system. This also applies for the tapeworm Schistocephalus solidus. In this case, S.solidus is able to change its hosts’ phenotype regarding the behavior. It’s unknown, which parameters determine the intensity of changed behavior of hosts infested by S.solidus.","language":"en","source":"Zotero","title":"Host-parasite interaction: The behavioral effects of Schistocephalus solidus on copepods; Final report of the Vertiefungsmodul “Animal Evolutionary Ecology”","author":[{"family":"Vo","given":"Nanda"},{"family":"Eichhorn","given":"Vincent"},{"family":"Anaya-Rojas","given":"Dr Jaime Mauricio"}],"issued":{"date-parts":[["2021",12]]}}}],"schema":"https://github.com/citation-style-language/schema/raw/master/csl-citation.json"}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 [3]</w:t>
      </w:r>
      <w:r>
        <w:rPr>
          <w:sz w:val="24"/>
          <w:szCs w:val="24"/>
        </w:rPr>
      </w:r>
      <w:r>
        <w:rPr>
          <w:sz w:val="24"/>
          <w:szCs w:val="24"/>
        </w:rPr>
        <w:fldChar w:fldCharType="end"/>
      </w:r>
      <w:r>
        <w:rPr>
          <w:sz w:val="24"/>
          <w:szCs w:val="24"/>
        </w:rPr>
        <w:t xml:space="preserve">. </w:t>
      </w:r>
      <w:r>
        <w:rPr>
          <w:i/>
          <w:sz w:val="24"/>
          <w:szCs w:val="24"/>
        </w:rPr>
        <w:t xml:space="preserve">S. solidus </w:t>
      </w:r>
      <w:r>
        <w:rPr>
          <w:sz w:val="24"/>
          <w:szCs w:val="24"/>
        </w:rPr>
        <w:t xml:space="preserve">is an obligate endoparasite with a complex lifecycle which means that it infects multiple hosts of different species throughout its life. Inside the body cavity of its first intermediate host </w:t>
      </w:r>
      <w:r>
        <w:rPr>
          <w:i/>
          <w:sz w:val="24"/>
          <w:szCs w:val="24"/>
        </w:rPr>
        <w:t>M.albidus,</w:t>
      </w:r>
      <w:r>
        <w:rPr>
          <w:sz w:val="24"/>
          <w:szCs w:val="24"/>
        </w:rPr>
        <w:t xml:space="preserve"> </w:t>
      </w:r>
      <w:r>
        <w:rPr>
          <w:i/>
          <w:sz w:val="24"/>
          <w:szCs w:val="24"/>
        </w:rPr>
        <w:t xml:space="preserve">S. solidus </w:t>
      </w:r>
      <w:r>
        <w:rPr>
          <w:sz w:val="24"/>
          <w:szCs w:val="24"/>
        </w:rPr>
        <w:t xml:space="preserve">grows from its coracidia stage into the procercoid stage. The growth into the procercoid stage provides the transmissibility to the second intermediate host </w:t>
      </w:r>
      <w:r>
        <w:rPr>
          <w:i/>
          <w:sz w:val="24"/>
          <w:szCs w:val="24"/>
        </w:rPr>
        <w:t>G. aculeatus</w:t>
      </w:r>
      <w:r>
        <w:rPr>
          <w:sz w:val="24"/>
          <w:szCs w:val="24"/>
        </w:rPr>
        <w:t xml:space="preserve">. During early post-infection periods, it’s crucial that the copepod host survives just long enough for </w:t>
      </w:r>
      <w:r>
        <w:rPr>
          <w:i/>
          <w:sz w:val="24"/>
          <w:szCs w:val="24"/>
        </w:rPr>
        <w:t xml:space="preserve">S. solidus </w:t>
      </w:r>
      <w:r>
        <w:rPr>
          <w:sz w:val="24"/>
          <w:szCs w:val="24"/>
        </w:rPr>
        <w:t xml:space="preserve">to complete its growth into the procercoid stage which takes approximately two weeks </w:t>
      </w:r>
      <w:r>
        <w:fldChar w:fldCharType="begin"/>
      </w:r>
      <w:r>
        <w:rPr>
          <w:sz w:val="24"/>
          <w:szCs w:val="24"/>
        </w:rPr>
        <w:instrText xml:space="preserve">ADDIN ZOTERO_ITEM CSL_CITATION {"citationID":"7L01jFEA","properties":{"formattedCitation":"[4], [5]","plainCitation":"[4], [5]","noteIndex":0},"citationItems":[{"id":28,"uris":["http://zotero.org/users/9313813/items/KJTF6Z3X"],"itemData":{"id":28,"type":"article-journal","abstract":"In an experiment to study the infectivity, growth and virulence of Schistocephalus solidus in their ﬁrst intermediate host, copepods of the species Macrocyclops albidus were kept singly and exposed to up to 9 coracidia. Eleven or 14 days postinfection (p.i.) the presence and growth of the cestode larvae relative to survival, growth and reproduction of their host was determined. As expected, the probability of a copepod becoming infected increased with increasing numbers of parasites administered. However, the chances of a single coracidium establishing in a copepod also increased with increasing numbers of coracidia administered, which indicates that the parasites proﬁt from a dilution eﬀect of the host’s defence. Copepod size or developmental stage had no signiﬁcant eﬀect on the infection, but 14 days p.i., constraining eﬀects of copepod size on the growth of the parasites were apparent. Moreover, procercoids in multiple infections grew smaller and developed their cercomer at a smaller size than those in single infections. No signiﬁcant eﬀect of the parasite on host mortality was found within the observation period. However, growth between the 5th copepodid stage and adult stage was negatively aﬀected by infection. An infection with S. solidus was also strongly linked with host reproduction : infected females were more likely to bear an egg sac at the end of the experiment than non-infected ones. These egg sacs, however, contained fewer eggs.","container-title":"Parasitology","DOI":"10.1017/S0031182097001406","ISSN":"0031-1820, 1469-8161","issue":"3","journalAbbreviation":"Parasitology","language":"en","page":"317-324","source":"DOI.org (Crossref)","title":"The infectivity, growth, and virulence of the cestode &lt;i&gt;Schistocephalus solidus&lt;/i&gt; in its first intermediate host, the copepod &lt;i&gt;Macrocyclops albidus&lt;/i&gt;","volume":"115","author":[{"family":"Wedekind","given":"C."}],"issued":{"date-parts":[["1997",9]]}}},{"id":16,"uris":["http://zotero.org/users/9313813/items/2GEEZYJ2"],"itemData":{"id":16,"type":"article-journal","abstract":"With the present study, a culture system for successive life-cycle stages of the tapeworm Schistocephalus solidus was developed and this report documents for the first time, cultivation of the procercoid stage of S. solidus from eggs. Additionally we have transformed procercoids dissected from experimentally infected copepods and cultured procercoids into the early plerocercoid stage in vitro. Observations in the culture suggest that the coracidia can interact with their external environment and need no host specific stimuli, except for the components in the culture medium, for activation and hatching from the embryophore. Increasing the culture medium pH from 7.3 to 8.0 improved escape rates and frequencies of hook contractions, suggesting that the oncosphere may recognize and respond to environmental conditions along the host intestine. Procercoids in the culture did not stop growing indicating that conditions within the copepod may be important to limit growth and to induce transformation to plerocercoids. When procercoids are dissected from copepods and transferred to the culture, the outer tegument layers and cercomer starts to loosen. Comparison of the lectin staining of the loosened outer tegument layers and cercomer in procercoids dissected from copepods confirms that transitions of both, the oncosphere to procercoid and procercoid to plerocercoids, has taken place in the in vitro cultures.","container-title":"Experimental Parasitology","DOI":"10.1016/j.exppara.2011.09.009","ISSN":"0014-4894","issue":"3","journalAbbreviation":"Experimental Parasitology","language":"en","page":"267-273","source":"ScienceDirect","title":"In vitro transition of Schistocephalus solidus (Cestoda) from coracidium to procercoid and from procercoid to plerocercoid","volume":"130","author":[{"family":"Jakobsen","given":"P. J."},{"family":"Scharsack","given":"J. P."},{"family":"Hammerschmidt","given":"K."},{"family":"Deines","given":"P."},{"family":"Kalbe","given":"M."},{"family":"Milinski","given":"M."}],"issued":{"date-parts":[["2012",3,1]]}}}],"schema":"https://github.com/citation-style-language/schema/raw/master/csl-citation.json"}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[4], [5]</w:t>
      </w:r>
      <w:r>
        <w:rPr>
          <w:sz w:val="24"/>
          <w:szCs w:val="24"/>
        </w:rPr>
      </w:r>
      <w:r>
        <w:rPr>
          <w:sz w:val="24"/>
          <w:szCs w:val="24"/>
        </w:rPr>
        <w:fldChar w:fldCharType="end"/>
      </w:r>
      <w:r>
        <w:rPr>
          <w:sz w:val="24"/>
          <w:szCs w:val="24"/>
        </w:rPr>
        <w:t xml:space="preserve">. After the transmission to the second intermediate host, </w:t>
      </w:r>
      <w:r>
        <w:rPr>
          <w:i/>
          <w:sz w:val="24"/>
          <w:szCs w:val="24"/>
        </w:rPr>
        <w:t xml:space="preserve">S. solidus </w:t>
      </w:r>
      <w:r>
        <w:rPr>
          <w:sz w:val="24"/>
          <w:szCs w:val="24"/>
        </w:rPr>
        <w:t xml:space="preserve">grows into its final stage, the plerocercoid stage. The final host of </w:t>
      </w:r>
      <w:r>
        <w:rPr>
          <w:i/>
          <w:sz w:val="24"/>
          <w:szCs w:val="24"/>
        </w:rPr>
        <w:t xml:space="preserve">S. solidus </w:t>
      </w:r>
      <w:r>
        <w:rPr>
          <w:sz w:val="24"/>
          <w:szCs w:val="24"/>
        </w:rPr>
        <w:t xml:space="preserve">are fish-predatory birds that feast on </w:t>
      </w:r>
      <w:r>
        <w:rPr>
          <w:i/>
          <w:sz w:val="24"/>
          <w:szCs w:val="24"/>
        </w:rPr>
        <w:t>G. aculeatus</w:t>
      </w:r>
      <w:r>
        <w:rPr>
          <w:sz w:val="24"/>
          <w:szCs w:val="24"/>
        </w:rPr>
        <w:t>. Sexual reproduction then takes place in the guts of the definitive host and its eggs get excreted with the definitive host’s faeces.</w:t>
      </w:r>
    </w:p>
    <w:p>
      <w:pPr>
        <w:pStyle w:val="Normal"/>
        <w:keepNext w:val="true"/>
        <w:jc w:val="both"/>
        <w:rPr/>
      </w:pPr>
      <w:r>
        <w:rPr/>
        <w:drawing>
          <wp:inline distT="0" distB="0" distL="0" distR="0">
            <wp:extent cx="5760720" cy="3805555"/>
            <wp:effectExtent l="0" t="0" r="0" b="0"/>
            <wp:docPr id="2"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descr=""/>
                    <pic:cNvPicPr>
                      <a:picLocks noChangeAspect="1" noChangeArrowheads="1"/>
                    </pic:cNvPicPr>
                  </pic:nvPicPr>
                  <pic:blipFill>
                    <a:blip r:embed="rId4"/>
                    <a:stretch>
                      <a:fillRect/>
                    </a:stretch>
                  </pic:blipFill>
                  <pic:spPr bwMode="auto">
                    <a:xfrm>
                      <a:off x="0" y="0"/>
                      <a:ext cx="5760720" cy="38055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Lifecycle of </w:t>
      </w:r>
      <w:r>
        <w:rPr>
          <w:i w:val="false"/>
        </w:rPr>
        <w:t>S. solidus</w:t>
      </w:r>
      <w:r>
        <w:rPr/>
        <w:t xml:space="preserve"> including its hosts. From K. Hammerschmidt 2006</w:t>
      </w:r>
    </w:p>
    <w:p>
      <w:pPr>
        <w:pStyle w:val="Normal"/>
        <w:rPr/>
      </w:pPr>
      <w:r>
        <w:rPr/>
      </w:r>
    </w:p>
    <w:p>
      <w:pPr>
        <w:pStyle w:val="Normal"/>
        <w:spacing w:lineRule="auto" w:line="360"/>
        <w:jc w:val="both"/>
        <w:rPr>
          <w:sz w:val="24"/>
          <w:szCs w:val="24"/>
        </w:rPr>
      </w:pPr>
      <w:r>
        <w:rPr>
          <w:sz w:val="24"/>
          <w:szCs w:val="24"/>
        </w:rPr>
        <w:t xml:space="preserve">Being infected with a parasite often means a nutrient loss for the host due to the parasite’s metabolism. A malnutrition caused by a parasite may result in an increased hunger and therefore increased foraging. At this point, </w:t>
      </w:r>
      <w:r>
        <w:rPr>
          <w:i/>
          <w:sz w:val="24"/>
          <w:szCs w:val="24"/>
        </w:rPr>
        <w:t xml:space="preserve">S. solidus </w:t>
      </w:r>
      <w:r>
        <w:rPr>
          <w:sz w:val="24"/>
          <w:szCs w:val="24"/>
        </w:rPr>
        <w:t xml:space="preserve">may has to deal with the tradeoff between nutritional needs from its host and the avoidance of its host’s predation just until reaching the next transmittable stage to its next host </w:t>
      </w:r>
      <w:r>
        <w:fldChar w:fldCharType="begin"/>
      </w:r>
      <w:r>
        <w:rPr>
          <w:sz w:val="24"/>
          <w:szCs w:val="24"/>
        </w:rPr>
        <w:instrText xml:space="preserve">ADDIN ZOTERO_ITEM CSL_CITATION {"citationID":"5W5H0vHA","properties":{"formattedCitation":"[6]","plainCitation":"[6]","noteIndex":0},"citationItems":[{"id":102,"uris":["http://zotero.org/users/9313813/items/V4JCTXFK"],"itemData":{"id":102,"type":"article-journal","abstract":"Parasites can increase their host’s predation susceptibility. It is a long-standing puzzle, whether this is caused by host manipulation, an evolved strategy of the parasite, or by side effects due to, for example, the parasite consuming energy from its host thereby changing the host’s trade-off between avoiding predation and foraging toward foraging. Here, we use sequential infection of three-spined sticklebacks with the cestode Schistocephalus solidus so that parasites have a conflict of interest over the direction of host manipulation. With true manipulation, the not yet infective parasite should reduce rather than enhance risk taking because predation would be fatal for its fitness; if host behavior is changed by a side effect, the 2 parasites would add their increase of predation risk because both drain energy. Our results support the latter hypothesis. In an additional experiment, we tested both infected and uninfected fish either starved or satiated. True host manipulation should act independently of the fish’s hunger status and continue when energy drain is balanced through satiation. Starvation and satiation affect the risk averseness of infected sticklebacks similarly to that of uninfected starved and satiated ones. Increased energy drain rather than active host manipulation dominates behavioral changes of S. solidus-infected sticklebacks.","container-title":"Behavioral Ecology","DOI":"10.1093/beheco/arv200","ISSN":"1045-2249","issue":"2","journalAbbreviation":"Behavioral Ecology","page":"617-627","source":"Silverchair","title":"An experimental conflict of interest between parasites reveals the mechanism of host manipulation","volume":"27","author":[{"family":"Hafer","given":"Nina"},{"family":"Milinski","given":"Manfred"}],"issued":{"date-parts":[["2016",1,1]]}}}],"schema":"https://github.com/citation-style-language/schema/raw/master/csl-citation.json"}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[6]</w:t>
      </w:r>
      <w:r>
        <w:rPr>
          <w:sz w:val="24"/>
          <w:szCs w:val="24"/>
        </w:rPr>
      </w:r>
      <w:r>
        <w:rPr>
          <w:sz w:val="24"/>
          <w:szCs w:val="24"/>
        </w:rPr>
        <w:fldChar w:fldCharType="end"/>
      </w:r>
      <w:r>
        <w:rPr>
          <w:sz w:val="24"/>
          <w:szCs w:val="24"/>
        </w:rPr>
        <w:t>.</w:t>
      </w:r>
    </w:p>
    <w:p>
      <w:pPr>
        <w:pStyle w:val="Normal"/>
        <w:spacing w:lineRule="auto" w:line="360"/>
        <w:jc w:val="both"/>
        <w:rPr>
          <w:sz w:val="24"/>
          <w:szCs w:val="24"/>
        </w:rPr>
      </w:pPr>
      <w:r>
        <w:rPr>
          <w:i/>
          <w:sz w:val="24"/>
          <w:szCs w:val="24"/>
        </w:rPr>
        <w:t xml:space="preserve">M. albidus </w:t>
      </w:r>
      <w:r>
        <w:rPr>
          <w:sz w:val="24"/>
          <w:szCs w:val="24"/>
        </w:rPr>
        <w:t>is a limnic omnivorous cyclopoid copepod species. It’s the natural prey of limnetic three-spined sticklebacks (</w:t>
      </w:r>
      <w:r>
        <w:rPr>
          <w:i/>
          <w:sz w:val="24"/>
          <w:szCs w:val="24"/>
        </w:rPr>
        <w:t>G</w:t>
      </w:r>
      <w:ins w:id="36" w:author="Unknown Author" w:date="2022-09-04T10:08:20Z">
        <w:r>
          <w:rPr>
            <w:i/>
            <w:sz w:val="24"/>
            <w:szCs w:val="24"/>
          </w:rPr>
          <w:t>asterousteus</w:t>
        </w:r>
      </w:ins>
      <w:r>
        <w:rPr>
          <w:i/>
          <w:sz w:val="24"/>
          <w:szCs w:val="24"/>
        </w:rPr>
        <w:t>. aculeatus</w:t>
      </w:r>
      <w:r>
        <w:rPr>
          <w:sz w:val="24"/>
          <w:szCs w:val="24"/>
        </w:rPr>
        <w:t xml:space="preserve">) which is a crucial part of the life history of </w:t>
      </w:r>
      <w:r>
        <w:rPr>
          <w:i/>
          <w:sz w:val="24"/>
          <w:szCs w:val="24"/>
        </w:rPr>
        <w:t>S. solidus</w:t>
      </w:r>
      <w:r>
        <w:rPr>
          <w:sz w:val="24"/>
          <w:szCs w:val="24"/>
        </w:rPr>
        <w:t xml:space="preserve"> regarding its transmission </w:t>
      </w:r>
      <w:r>
        <w:fldChar w:fldCharType="begin"/>
      </w:r>
      <w:r>
        <w:rPr>
          <w:sz w:val="24"/>
          <w:szCs w:val="24"/>
        </w:rPr>
        <w:instrText xml:space="preserve">ADDIN ZOTERO_ITEM CSL_CITATION {"citationID":"SkpKBYqF","properties":{"formattedCitation":"[7]","plainCitation":"[7]","noteIndex":0},"citationItems":[{"id":33,"uris":["http://zotero.org/users/9313813/items/28M94C54"],"itemData":{"id":33,"type":"article-journal","abstract":"Copepods are host to various species of parasites, but interactions of copepods with their parasites have rarely been studied in detail. In this review, first a brief introduction to the role of copepods as (intermediate) hosts of parasites is given and then the focus is on studies in the cyclopoid copepod Macrocyclops albidus and its tapeworm parasite Schistocephalus solidus. This host–parasite system has increasingly been studied for questions of ecology, behaviour and evolution of host–parasite interactions. To discuss the fundamental principles of such interactions, an approach based on ecological immunology was chosen, which is a new research area that aims at understanding causes of variation in immune defence in the light of ecology and evolution. Our studies indicate that the defence system of the copepod host is far more specific than is generally believed for invertebrates. This relates to a high degree of antigenic heterogeneity among the parasites, identified with the use of fluorescent lectins, which bind specific carbohydrate residues on the parasite surface. Natural selection on the parasite imposed by the copepod intermediate host might also be relevant for its virulence in the subsequent fish host. This implies that immunological interactions between hosts and parasites in their ecological context are potentially important aspects during host–parasite coevolution.","container-title":"Journal of Plankton Research","DOI":"10.1093/plankt/fbl063","ISSN":"0142-7873","issue":"suppl_1","journalAbbreviation":"Journal of Plankton Research","page":"i27-i38","source":"Silverchair","title":"Evolutionary ecology of immune defence in copepods","volume":"29","author":[{"family":"Kurtz","given":"Joachim"}],"issued":{"date-parts":[["2007",1,1]]}}}],"schema":"https://github.com/citation-style-language/schema/raw/master/csl-citation.json"}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[7]</w:t>
      </w:r>
      <w:r>
        <w:rPr>
          <w:sz w:val="24"/>
          <w:szCs w:val="24"/>
        </w:rPr>
      </w:r>
      <w:r>
        <w:rPr>
          <w:sz w:val="24"/>
          <w:szCs w:val="24"/>
        </w:rPr>
        <w:fldChar w:fldCharType="end"/>
      </w:r>
      <w:r>
        <w:rPr>
          <w:sz w:val="24"/>
          <w:szCs w:val="24"/>
        </w:rPr>
        <w:t xml:space="preserve">. The diet of </w:t>
      </w:r>
      <w:r>
        <w:rPr>
          <w:i/>
          <w:sz w:val="24"/>
          <w:szCs w:val="24"/>
        </w:rPr>
        <w:t xml:space="preserve">M. albidus inter alia </w:t>
      </w:r>
      <w:r>
        <w:rPr>
          <w:sz w:val="24"/>
          <w:szCs w:val="24"/>
        </w:rPr>
        <w:t xml:space="preserve">consists of crustacean nauplii, crustaceans smaller than themselves and mosquito larvae </w:t>
      </w:r>
      <w:r>
        <w:fldChar w:fldCharType="begin"/>
      </w:r>
      <w:r>
        <w:rPr>
          <w:sz w:val="24"/>
          <w:szCs w:val="24"/>
        </w:rPr>
        <w:instrText xml:space="preserve">ADDIN ZOTERO_ITEM CSL_CITATION {"citationID":"0hfZbNGl","properties":{"formattedCitation":"[8]","plainCitation":"[8]","noteIndex":0},"citationItems":[{"id":11,"uris":["http://zotero.org/users/9313813/items/GI4QNWUV"],"itemData":{"id":11,"type":"article-journal","abstract":"1. Carnivorous species include Macrocyclops albidus, M. fuscus, Acanthocyclops viridis, A. vernalis, Cyclops strenuus, C. s. abyssorum and Mesocyclops leuckarti. 2. Herbivorous species include Eucyclops agilis, E. macruroides, E. macrurus, E. gibsoni, E. dubius, Acanthocyclops bisetosus, A. languidus and `Microcyclops' spp. 3. The food of the carnivores includes crustaceans, dipterous larvae and oligochaetes, many of which are larger than the copepod preying on them, whilst the herbivores feed on a variety of algae ranging from unicellular diatoms to long strands of filamentous species. 4. The inability of cyclopoids to digest certain algae is pointed out. 5. Ecological implications of the feeding habits are discussed and the general role of freshwater cyclopoids in nature is reassessed. 6. The problem of competition for food by closely allied species is considered. While some divergence in food preferences seems to have taken place among closely allied carnivores this does not appear to be so among the herbivores. The latter apparently do not obey the so-called Gausian hypothesis which holds that closely related species cannot co-exist in the same ecological niche. Co-existence of closely allied herbivorous species seems to be associated with a superabundance of food in the habitats concerned. 7. Food preferences parallel morphological generic affinities and may assist in the realization of a natural classification of the Cyclopoida.","container-title":"Journal of Animal Ecology","DOI":"10.2307/1747","ISSN":"0021-8790","issue":"2","note":"publisher: [Wiley, British Ecological Society]","page":"263-286","source":"JSTOR","title":"The Food of Some Freshwater Cyclopoid Copepods and its Ecological Significance","volume":"26","author":[{"family":"Fryer","given":"G."}],"issued":{"date-parts":[["1957"]]}}}],"schema":"https://github.com/citation-style-language/schema/raw/master/csl-citation.json"}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[8]</w:t>
      </w:r>
      <w:r>
        <w:rPr>
          <w:sz w:val="24"/>
          <w:szCs w:val="24"/>
        </w:rPr>
      </w:r>
      <w:r>
        <w:rPr>
          <w:sz w:val="24"/>
          <w:szCs w:val="24"/>
        </w:rPr>
        <w:fldChar w:fldCharType="end"/>
      </w:r>
      <w:r>
        <w:rPr>
          <w:sz w:val="24"/>
          <w:szCs w:val="24"/>
        </w:rPr>
        <w:t xml:space="preserve">. Due to the predation on mosquito larvae, </w:t>
      </w:r>
      <w:r>
        <w:rPr>
          <w:i/>
          <w:sz w:val="24"/>
          <w:szCs w:val="24"/>
        </w:rPr>
        <w:t xml:space="preserve">M. albidus </w:t>
      </w:r>
      <w:r>
        <w:rPr>
          <w:sz w:val="24"/>
          <w:szCs w:val="24"/>
        </w:rPr>
        <w:t xml:space="preserve">is considered to be a biological pest control agent, furthermore, it's able to reduce mosquito stocks very efficiently </w:t>
      </w:r>
      <w:r>
        <w:fldChar w:fldCharType="begin"/>
      </w:r>
      <w:r>
        <w:rPr>
          <w:sz w:val="24"/>
          <w:szCs w:val="24"/>
        </w:rPr>
        <w:instrText xml:space="preserve">ADDIN ZOTERO_ITEM CSL_CITATION {"citationID":"SXEhV06w","properties":{"formattedCitation":"[9]","plainCitation":"[9]","noteIndex":0},"citationItems":[{"id":3,"uris":["http://zotero.org/users/9313813/items/D74UHRJA"],"itemData":{"id":3,"type":"article-journal","abstract":"The copepod Macrocyclops albidus is an unusually promising new form of biological control for mosquito larvae. When introduced to two isolated tire piles, M. albidus eliminated all Aedes albopictus larvae from both piles within 2 months. Adult Ae. albopictus around the tire piles disappeared within another month. Complete suppression of Ae. albopictus larvae was still in effect in all treated tires a year later.","container-title":"JOURNAL OF THE AMERICAN MOSQUITO CONTROL ASSOCIATION","language":"en","page":"5","source":"Zotero","title":"ELIMINATION OF AEDES ALBOPICTUS FROM TIRE PILES BY  INTRODUCING MACROCYCLOPS ALBIDUS (COPEPODA,  CYCLOPIDAE)","volume":"6","author":[{"family":"Marten","given":"Gerald G"}],"issued":{"date-parts":[["1990"]]}}}],"schema":"https://github.com/citation-style-language/schema/raw/master/csl-citation.json"}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[9]</w:t>
      </w:r>
      <w:r>
        <w:rPr>
          <w:sz w:val="24"/>
          <w:szCs w:val="24"/>
        </w:rPr>
      </w:r>
      <w:r>
        <w:rPr>
          <w:sz w:val="24"/>
          <w:szCs w:val="24"/>
        </w:rPr>
        <w:fldChar w:fldCharType="end"/>
      </w:r>
      <w:r>
        <w:rPr>
          <w:sz w:val="24"/>
          <w:szCs w:val="24"/>
        </w:rPr>
        <w:t xml:space="preserve">. In analogy to the meaning of trophic chains for population dynamics, </w:t>
      </w:r>
      <w:r>
        <w:rPr>
          <w:i/>
          <w:sz w:val="24"/>
          <w:szCs w:val="24"/>
        </w:rPr>
        <w:t xml:space="preserve">S. solidus </w:t>
      </w:r>
      <w:r>
        <w:rPr>
          <w:sz w:val="24"/>
          <w:szCs w:val="24"/>
        </w:rPr>
        <w:t xml:space="preserve">may be an important factor for the capability of </w:t>
      </w:r>
      <w:r>
        <w:rPr>
          <w:i/>
          <w:sz w:val="24"/>
          <w:szCs w:val="24"/>
        </w:rPr>
        <w:t xml:space="preserve">M. albidus </w:t>
      </w:r>
      <w:r>
        <w:rPr>
          <w:sz w:val="24"/>
          <w:szCs w:val="24"/>
        </w:rPr>
        <w:t xml:space="preserve">as pest control agent against mosquitos. </w:t>
      </w:r>
      <w:r>
        <w:rPr>
          <w:i/>
          <w:sz w:val="24"/>
          <w:szCs w:val="24"/>
        </w:rPr>
        <w:t xml:space="preserve">S. solidus </w:t>
      </w:r>
      <w:r>
        <w:rPr>
          <w:sz w:val="24"/>
          <w:szCs w:val="24"/>
        </w:rPr>
        <w:t xml:space="preserve">decreases its copepod host’s activity ratio during its growth from the coracidia stage into its procercoid stage </w:t>
      </w:r>
      <w:r>
        <w:fldChar w:fldCharType="begin"/>
      </w:r>
      <w:r>
        <w:rPr>
          <w:sz w:val="24"/>
          <w:szCs w:val="24"/>
        </w:rPr>
        <w:instrText xml:space="preserve">ADDIN ZOTERO_ITEM CSL_CITATION {"citationID":"EyjLb6UT","properties":{"formattedCitation":"[2], [3]","plainCitation":"[2], [3]","noteIndex":0},"citationItems":[{"id":26,"uris":["http://zotero.org/users/9313813/items/SYYMRKSU"],"itemData":{"id":26,"type":"article-journal","abstract":"Compared with uninfected individuals, infected animals can exhibit altered phenotypes. The changes often appear beneficial to parasites, leading to the notion that modified host phenotypes are extended parasite phenotypes, shaped by parasite genes. However, the phenotype of a parasitized individual may reflect parasitic manipulation, host responses to infection or both, and disentangling the contribution of parasite genes versus host genes to these altered phenotypes is challenging. Using a tapeworm (\n              Schistocephalus solidus\n              ) infecting its copepod first intermediate host, I performed a full-factorial, cross-infection experiment with five host and five parasite genotypes. I found that a behavioural trait modified by infection, copepod activity, was affected by both host and parasite genotype. There was no clear evidence for host genotype by parasite genotype interactions. Several observations indicated that host behaviour was chiefly determined by parasite genes: (i) all infected copepods, regardless of host or parasite genotype, exhibited behavioural changes, (ii) parasitism reduced the differences among copepod genotypes, and (iii) within infected copepods, parasite genotype had twice as large an effect on behaviour as host genotype. I conclude that the altered behaviour of infected copepods primarily represents an extended parasite phenotype, and I discuss how genetic variation in parasitic host manipulation could be maintained.","container-title":"Biology Letters","DOI":"10.1098/rsbl.2019.0495","ISSN":"1744-9561, 1744-957X","issue":"9","journalAbbreviation":"Biol. Lett.","language":"en","page":"20190495","source":"DOI.org (Crossref)","title":"Tapeworm manipulation of copepod behaviour: parasite genotype has a larger effect than host genotype","title-short":"Tapeworm manipulation of copepod behaviour","volume":"15","author":[{"family":"Benesh","given":"Daniel P."}],"issued":{"date-parts":[["2019",9,27]]}}},{"id":101,"uris":["http://zotero.org/users/9313813/items/K2M5GVP4"],"itemData":{"id":101,"type":"article-journal","abstract":"Many parasites are able to change their hosts’ phenotype by either inducing chemicals or manipulating their host’s nervous system. This also applies for the tapeworm Schistocephalus solidus. In this case, S.solidus is able to change its hosts’ phenotype regarding the behavior. It’s unknown, which parameters determine the intensity of changed behavior of hosts infested by S.solidus.","language":"en","source":"Zotero","title":"Host-parasite interaction: The behavioral effects of Schistocephalus solidus on copepods; Final report of the Vertiefungsmodul “Animal Evolutionary Ecology”","author":[{"family":"Vo","given":"Nanda"},{"family":"Eichhorn","given":"Vincent"},{"family":"Anaya-Rojas","given":"Dr Jaime Mauricio"}],"issued":{"date-parts":[["2021",12]]}}}],"schema":"https://github.com/citation-style-language/schema/raw/master/csl-citation.json"}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 [3]</w:t>
      </w:r>
      <w:r>
        <w:rPr>
          <w:sz w:val="24"/>
          <w:szCs w:val="24"/>
        </w:rPr>
      </w:r>
      <w:r>
        <w:rPr>
          <w:sz w:val="24"/>
          <w:szCs w:val="24"/>
        </w:rPr>
        <w:fldChar w:fldCharType="end"/>
      </w:r>
      <w:r>
        <w:rPr>
          <w:sz w:val="24"/>
          <w:szCs w:val="24"/>
        </w:rPr>
        <w:t xml:space="preserve">, but it’s unknown, how this affects the foraging and feeding rate of </w:t>
      </w:r>
      <w:r>
        <w:rPr>
          <w:i/>
          <w:sz w:val="24"/>
          <w:szCs w:val="24"/>
        </w:rPr>
        <w:t>M. albidus</w:t>
      </w:r>
      <w:r>
        <w:rPr>
          <w:sz w:val="24"/>
          <w:szCs w:val="24"/>
        </w:rPr>
        <w:t xml:space="preserve">. </w:t>
      </w:r>
    </w:p>
    <w:p>
      <w:pPr>
        <w:pStyle w:val="Normal"/>
        <w:spacing w:lineRule="auto" w:line="360"/>
        <w:jc w:val="both"/>
        <w:rPr>
          <w:sz w:val="24"/>
          <w:szCs w:val="24"/>
        </w:rPr>
      </w:pPr>
      <w:r>
        <w:rPr>
          <w:sz w:val="24"/>
          <w:szCs w:val="24"/>
        </w:rPr>
        <w:t xml:space="preserve">For instance, it’s unknown as well, how the feeding behavior of </w:t>
      </w:r>
      <w:r>
        <w:rPr>
          <w:i/>
          <w:sz w:val="24"/>
          <w:szCs w:val="24"/>
        </w:rPr>
        <w:t xml:space="preserve">M. albidus </w:t>
      </w:r>
      <w:r>
        <w:rPr>
          <w:sz w:val="24"/>
          <w:szCs w:val="24"/>
        </w:rPr>
        <w:t xml:space="preserve">changes during the infection with </w:t>
      </w:r>
      <w:r>
        <w:rPr>
          <w:i/>
          <w:sz w:val="24"/>
          <w:szCs w:val="24"/>
        </w:rPr>
        <w:t>S. solidus</w:t>
      </w:r>
      <w:r>
        <w:rPr>
          <w:sz w:val="24"/>
          <w:szCs w:val="24"/>
        </w:rPr>
        <w:t xml:space="preserve"> due to the tradeoff between the nutritional needs of </w:t>
      </w:r>
      <w:r>
        <w:rPr>
          <w:i/>
          <w:sz w:val="24"/>
          <w:szCs w:val="24"/>
        </w:rPr>
        <w:t xml:space="preserve">S. solidus </w:t>
      </w:r>
      <w:r>
        <w:rPr>
          <w:sz w:val="24"/>
          <w:szCs w:val="24"/>
        </w:rPr>
        <w:t xml:space="preserve"> from its host and the avoidance of its host’s predation. Since this may be important information for the understanding of </w:t>
      </w:r>
      <w:r>
        <w:rPr>
          <w:i/>
          <w:sz w:val="24"/>
          <w:szCs w:val="24"/>
        </w:rPr>
        <w:t>M. albidus</w:t>
      </w:r>
      <w:r>
        <w:rPr>
          <w:sz w:val="24"/>
          <w:szCs w:val="24"/>
        </w:rPr>
        <w:t xml:space="preserve">’ capability as biological pest control agent against mosquitos, this paper aims to fill this knowledge gap by investigating the functional response of </w:t>
      </w:r>
      <w:r>
        <w:rPr>
          <w:i/>
          <w:sz w:val="24"/>
          <w:szCs w:val="24"/>
        </w:rPr>
        <w:t xml:space="preserve">M. albidus </w:t>
      </w:r>
      <w:r>
        <w:rPr>
          <w:sz w:val="24"/>
          <w:szCs w:val="24"/>
        </w:rPr>
        <w:t xml:space="preserve">in dependency of </w:t>
      </w:r>
      <w:r>
        <w:rPr>
          <w:i/>
          <w:sz w:val="24"/>
          <w:szCs w:val="24"/>
        </w:rPr>
        <w:t>S. solidus</w:t>
      </w:r>
      <w:r>
        <w:rPr>
          <w:sz w:val="24"/>
          <w:szCs w:val="24"/>
        </w:rPr>
        <w:t xml:space="preserve">. For this matter, copepods will be isolated in 24 well plates and measured for functional response in dependency of </w:t>
      </w:r>
      <w:r>
        <w:rPr>
          <w:i/>
          <w:sz w:val="24"/>
          <w:szCs w:val="24"/>
        </w:rPr>
        <w:t>S. solidus</w:t>
      </w:r>
      <w:r>
        <w:rPr>
          <w:sz w:val="24"/>
          <w:szCs w:val="24"/>
        </w:rPr>
        <w:t xml:space="preserve">. It’s unknown whether the actual feeding behavior and functional changes in dependency of </w:t>
      </w:r>
      <w:r>
        <w:rPr>
          <w:i/>
          <w:sz w:val="24"/>
          <w:szCs w:val="24"/>
        </w:rPr>
        <w:t>S. solidus</w:t>
      </w:r>
      <w:r>
        <w:rPr>
          <w:sz w:val="24"/>
          <w:szCs w:val="24"/>
        </w:rPr>
        <w:t xml:space="preserve">, but if </w:t>
      </w:r>
      <w:r>
        <w:rPr>
          <w:i/>
          <w:sz w:val="24"/>
          <w:szCs w:val="24"/>
        </w:rPr>
        <w:t xml:space="preserve">S. solidus </w:t>
      </w:r>
      <w:r>
        <w:rPr>
          <w:sz w:val="24"/>
          <w:szCs w:val="24"/>
        </w:rPr>
        <w:t xml:space="preserve">is able to alter its host’s feeding behavior, changes in the foraging rate, hunger and feeding activity should be notable. At this point, a positive or negative change in comparison to an unexposed and uninfected control group of copepods should be notable in dependency of the relevance the avoidance of predation and nutritional needs for </w:t>
      </w:r>
      <w:r>
        <w:rPr>
          <w:i/>
          <w:sz w:val="24"/>
          <w:szCs w:val="24"/>
        </w:rPr>
        <w:t>S. solidus</w:t>
      </w:r>
      <w:r>
        <w:rPr>
          <w:sz w:val="24"/>
          <w:szCs w:val="24"/>
        </w:rPr>
        <w:t xml:space="preserve">. Decreased foraging and feeding activity may imply for a higher relevance for </w:t>
      </w:r>
      <w:r>
        <w:rPr>
          <w:i/>
          <w:sz w:val="24"/>
          <w:szCs w:val="24"/>
        </w:rPr>
        <w:t xml:space="preserve">S. solidus </w:t>
      </w:r>
      <w:r>
        <w:rPr>
          <w:sz w:val="24"/>
          <w:szCs w:val="24"/>
        </w:rPr>
        <w:t xml:space="preserve">to try to keep its host alive while </w:t>
      </w:r>
      <w:r>
        <w:rPr>
          <w:i/>
          <w:sz w:val="24"/>
          <w:szCs w:val="24"/>
        </w:rPr>
        <w:t>vice versa</w:t>
      </w:r>
      <w:r>
        <w:rPr>
          <w:sz w:val="24"/>
          <w:szCs w:val="24"/>
        </w:rPr>
        <w:t xml:space="preserve">, increased foraging and feeding activity could imply for a higher relevance of nutritional supplies for </w:t>
      </w:r>
      <w:r>
        <w:rPr>
          <w:i/>
          <w:sz w:val="24"/>
          <w:szCs w:val="24"/>
        </w:rPr>
        <w:t>S. solidus</w:t>
      </w:r>
      <w:r>
        <w:rPr>
          <w:sz w:val="24"/>
          <w:szCs w:val="24"/>
        </w:rPr>
        <w:t xml:space="preserve"> in order to grow into its next stage inside the first intermediate host. Either way, the if </w:t>
      </w:r>
      <w:r>
        <w:rPr>
          <w:i/>
          <w:sz w:val="24"/>
          <w:szCs w:val="24"/>
        </w:rPr>
        <w:t>S. solidus</w:t>
      </w:r>
      <w:r>
        <w:rPr>
          <w:sz w:val="24"/>
          <w:szCs w:val="24"/>
        </w:rPr>
        <w:t xml:space="preserve"> is capable of changing the feeding behavior of its host by any matter, the handling time and/or attack rate of the functional response </w:t>
      </w:r>
      <w:r>
        <w:fldChar w:fldCharType="begin"/>
      </w:r>
      <w:r>
        <w:rPr>
          <w:sz w:val="24"/>
          <w:szCs w:val="24"/>
        </w:rPr>
        <w:instrText xml:space="preserve">ADDIN ZOTERO_ITEM CSL_CITATION {"citationID":"V2qFjLwW","properties":{"formattedCitation":"[10]","plainCitation":"[10]","noteIndex":0},"citationItems":[{"id":108,"uris":["http://zotero.org/users/9313813/items/5RD8MWPN"],"itemData":{"id":108,"type":"article-journal","abstract":"Describing how resource consumption rates depend on resource density, conventionally termed “functional responses,” is crucial to understanding the population dynamics of trophically interacting organisms. Yet, accurately determining the functional response for any given pair of predator and prey remains a challenge. Moreover, functional responses are potentially complex surfaces in multidimensional space, where resource density is only one of several factors determining consumption rates. We explored how three sources of error can be addressed in the design and statistical analysis of functional response experiments: ill-chosen spacing of prey densities, heteroscedastic variance in consumption rates, and non-independence of parameters of the function describing prey consumption in relation to prey density and additional environmental factors. We generated extensive, virtual data sets that simulated feeding experiments in which both prey density and environmental temperature were varied, and for which the true, deterministic functional response surface was known and realistic variance had been added. We compared eight different methods of functional response ﬁtting, one of which stood out as best performing. We subsequently tested several conclusions from the simulation study against experimental data of zooplankton feeding on algae across a broad range of temperatures. We summarize our main ﬁndings in three best practice guidelines for the experimental estimation of functional response surfaces, of which the second is the most important: (1) space prey densities logarithmically, starting from very low densities; (2) log-transform prey consumption data prior to ﬁtting; and (3) ﬁt a multivariate functional response surface to all data (including all prey densities and other factors, in our case temperature) in a single step. We also observed that functional response surfaces were ﬁtted more accurately and precisely than their component parameters. The latter occurred because parameter estimates were non-independent, which is an inevitable feature of ﬁtting complex nonlinear functions to data: A given response surface can often be described with near-equal accuracy by multiple parameter combinations. We therefore conclude that ﬁtted functional response models perform better at optimizing the ﬁt of the overall response surface than at determining how component parameters, such as the attack rate or handling time, depend on environmental factors such as temperature.","container-title":"Ecosphere","DOI":"10.1002/ecs2.3051","ISSN":"2150-8925, 2150-8925","issue":"4","journalAbbreviation":"Ecosphere","language":"en","source":"DOI.org (Crossref)","title":"Fitting functional response surfaces to data: a best practice guide","title-short":"Fitting functional response surfaces to data","URL":"https://onlinelibrary.wiley.com/doi/10.1002/ecs2.3051","volume":"11","author":[{"family":"Uszko","given":"Wojciech"},{"family":"Diehl","given":"Sebastian"},{"family":"Wickman","given":"Jonas"}],"accessed":{"date-parts":[["2022",7,29]]},"issued":{"date-parts":[["2020",4]]}}}],"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[10]</w:t>
      </w:r>
      <w:r>
        <w:rPr>
          <w:sz w:val="24"/>
          <w:szCs w:val="24"/>
        </w:rPr>
      </w:r>
      <w:r>
        <w:rPr>
          <w:sz w:val="24"/>
          <w:szCs w:val="24"/>
        </w:rPr>
        <w:fldChar w:fldCharType="end"/>
      </w:r>
      <w:r>
        <w:rPr>
          <w:sz w:val="24"/>
          <w:szCs w:val="24"/>
        </w:rPr>
        <w:t xml:space="preserve"> of its host should either increase or decrease depending on the priorities of </w:t>
      </w:r>
      <w:r>
        <w:rPr>
          <w:i/>
          <w:sz w:val="24"/>
          <w:szCs w:val="24"/>
        </w:rPr>
        <w:t>S. solidus</w:t>
      </w:r>
      <w:r>
        <w:rPr>
          <w:sz w:val="24"/>
          <w:szCs w:val="24"/>
        </w:rPr>
        <w:t xml:space="preserve">.  </w:t>
      </w:r>
    </w:p>
    <w:p>
      <w:pPr>
        <w:pStyle w:val="Normal"/>
        <w:spacing w:lineRule="auto" w:line="360"/>
        <w:jc w:val="both"/>
        <w:rPr>
          <w:sz w:val="24"/>
          <w:szCs w:val="24"/>
        </w:rPr>
      </w:pPr>
      <w:r>
        <w:rPr>
          <w:sz w:val="24"/>
          <w:szCs w:val="24"/>
        </w:rPr>
        <w:t xml:space="preserve">However, the study of the functional response of </w:t>
      </w:r>
      <w:r>
        <w:rPr>
          <w:i/>
          <w:sz w:val="24"/>
          <w:szCs w:val="24"/>
        </w:rPr>
        <w:t>M. albidus</w:t>
      </w:r>
      <w:r>
        <w:rPr>
          <w:sz w:val="24"/>
          <w:szCs w:val="24"/>
        </w:rPr>
        <w:t xml:space="preserve">, generally and in dependency of </w:t>
      </w:r>
      <w:r>
        <w:rPr>
          <w:i/>
          <w:sz w:val="24"/>
          <w:szCs w:val="24"/>
        </w:rPr>
        <w:t>S. solidus</w:t>
      </w:r>
      <w:r>
        <w:rPr>
          <w:sz w:val="24"/>
          <w:szCs w:val="24"/>
        </w:rPr>
        <w:t xml:space="preserve">, will only provide data of the predatory behavior of </w:t>
      </w:r>
      <w:r>
        <w:rPr>
          <w:i/>
          <w:sz w:val="24"/>
          <w:szCs w:val="24"/>
        </w:rPr>
        <w:t>M. albidus</w:t>
      </w:r>
      <w:r>
        <w:rPr>
          <w:sz w:val="24"/>
          <w:szCs w:val="24"/>
        </w:rPr>
        <w:t xml:space="preserve"> for the applied methods/parameters (e.g. medium size, population density), since the actual functional response and (predatory) feeding behavior of </w:t>
      </w:r>
      <w:r>
        <w:rPr>
          <w:i/>
          <w:sz w:val="24"/>
          <w:szCs w:val="24"/>
        </w:rPr>
        <w:t>M. albidus</w:t>
      </w:r>
      <w:r>
        <w:rPr>
          <w:sz w:val="24"/>
          <w:szCs w:val="24"/>
        </w:rPr>
        <w:t xml:space="preserve"> consists of many factors. In fact, any predator-prey interaction consists of many complex components which themselves are connected to each other and/or other factors </w:t>
      </w:r>
      <w:r>
        <w:fldChar w:fldCharType="begin"/>
      </w:r>
      <w:r>
        <w:rPr>
          <w:sz w:val="24"/>
          <w:szCs w:val="24"/>
        </w:rPr>
        <w:instrText xml:space="preserve">ADDIN ZOTERO_ITEM CSL_CITATION {"citationID":"nzhZ0n0K","properties":{"formattedCitation":"[11]","plainCitation":"[11]","noteIndex":0},"citationItems":[{"id":128,"uris":["http://zotero.org/users/9313813/items/4MH6TYNC"],"itemData":{"id":128,"type":"article-journal","abstract":"//static.cambridge.org/content/id/urn%3Acambridge.org%3Aid%3Aarticle%3AS0071075X00000862/resource/name/firstPage-S0071075X00000862a.jpg","container-title":"The Memoirs of the Entomological Society of Canada","DOI":"10.4039/entm9745fv","ISSN":"0071-075X","issue":"S45","language":"en","note":"publisher: Cambridge University Press","page":"5-60","source":"Cambridge University Press","title":"The Functional Response of Predators to Prey Density and its Role in Mimicry and Population Regulation","volume":"97","author":[{"family":"Holling","given":"C. S."}],"issued":{"date-parts":[["1965"]],"season":"ed"}}}],"schema":"https://github.com/citation-style-language/schema/raw/master/csl-citation.json"}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[11]</w:t>
      </w:r>
      <w:r>
        <w:rPr>
          <w:sz w:val="24"/>
          <w:szCs w:val="24"/>
        </w:rPr>
      </w:r>
      <w:r>
        <w:rPr>
          <w:sz w:val="24"/>
          <w:szCs w:val="24"/>
        </w:rPr>
        <w:fldChar w:fldCharType="end"/>
      </w:r>
      <w:r>
        <w:rPr>
          <w:sz w:val="24"/>
          <w:szCs w:val="24"/>
        </w:rPr>
        <w:t xml:space="preserve">. Therefore, in order to understand ecological relationships between and within species, the whole complex system of population and ecological dynamics has to be broken down into smaller pieces fitting for experimental analyses. For this experiment, a young nauplius larval stages of </w:t>
      </w:r>
      <w:r>
        <w:rPr>
          <w:i/>
          <w:sz w:val="24"/>
          <w:szCs w:val="24"/>
        </w:rPr>
        <w:t>Artemia</w:t>
      </w:r>
      <w:r>
        <w:rPr>
          <w:sz w:val="24"/>
          <w:szCs w:val="24"/>
        </w:rPr>
        <w:t xml:space="preserve"> spec. will be used as prey. As already mentioned, the measurements of the predatory feeding behavior of </w:t>
      </w:r>
      <w:r>
        <w:rPr>
          <w:i/>
          <w:sz w:val="24"/>
          <w:szCs w:val="24"/>
        </w:rPr>
        <w:t>M. albidus</w:t>
      </w:r>
      <w:r>
        <w:rPr>
          <w:sz w:val="24"/>
          <w:szCs w:val="24"/>
        </w:rPr>
        <w:t xml:space="preserve"> is only related to the used prey species meaning that the functional response of </w:t>
      </w:r>
      <w:r>
        <w:rPr>
          <w:i/>
          <w:sz w:val="24"/>
          <w:szCs w:val="24"/>
        </w:rPr>
        <w:t xml:space="preserve">M. albidus </w:t>
      </w:r>
      <w:r>
        <w:rPr>
          <w:sz w:val="24"/>
          <w:szCs w:val="24"/>
        </w:rPr>
        <w:t xml:space="preserve">measured in this case is only the relative feeding behavior and functional response of </w:t>
      </w:r>
      <w:r>
        <w:rPr>
          <w:i/>
          <w:sz w:val="24"/>
          <w:szCs w:val="24"/>
        </w:rPr>
        <w:t>M. albidus</w:t>
      </w:r>
      <w:r>
        <w:rPr>
          <w:sz w:val="24"/>
          <w:szCs w:val="24"/>
        </w:rPr>
        <w:t xml:space="preserve"> if it’s feeding on nauplii of </w:t>
      </w:r>
      <w:r>
        <w:rPr>
          <w:i/>
          <w:sz w:val="24"/>
          <w:szCs w:val="24"/>
        </w:rPr>
        <w:t xml:space="preserve">Artemia </w:t>
      </w:r>
      <w:r>
        <w:rPr>
          <w:sz w:val="24"/>
          <w:szCs w:val="24"/>
        </w:rPr>
        <w:t xml:space="preserve">spec. since other prey may provide altered feeding behavior and functional responses. </w:t>
      </w:r>
    </w:p>
    <w:p>
      <w:pPr>
        <w:pStyle w:val="Normal"/>
        <w:spacing w:lineRule="auto" w:line="360"/>
        <w:jc w:val="both"/>
        <w:rPr>
          <w:sz w:val="24"/>
          <w:szCs w:val="24"/>
        </w:rPr>
      </w:pPr>
      <w:r>
        <w:rPr>
          <w:i/>
          <w:vanish/>
          <w:sz w:val="24"/>
          <w:szCs w:val="24"/>
        </w:rPr>
        <w:t xml:space="preserve">has </w:t>
      </w:r>
      <w:r>
        <w:rPr>
          <w:vanish/>
          <w:sz w:val="24"/>
          <w:szCs w:val="24"/>
        </w:rPr>
        <w:t xml:space="preserve">has </w:t>
      </w:r>
      <w:r>
        <w:rPr>
          <w:sz w:val="24"/>
          <w:szCs w:val="24"/>
        </w:rPr>
        <w:t xml:space="preserve">The results of my previous experiment </w:t>
      </w:r>
      <w:r>
        <w:fldChar w:fldCharType="begin"/>
      </w:r>
      <w:r>
        <w:rPr>
          <w:sz w:val="24"/>
          <w:szCs w:val="24"/>
        </w:rPr>
        <w:instrText xml:space="preserve">ADDIN ZOTERO_ITEM CSL_CITATION {"citationID":"4ur0Fcl9","properties":{"formattedCitation":"[12]","plainCitation":"[12]","noteIndex":0},"citationItems":[{"id":106,"uris":["http://zotero.org/users/9313813/items/BF78Z2CU"],"itemData":{"id":106,"type":"article-journal","abstract":"Parasitism is one the most common strategies of living organisms, almost all organisms are infected or have been infected with a parasite. Understanding the effects of parasites on their host is a major and its effects on ecosystems is a major objective of evolutionary ecology. Parasites are known to be able to change their host’s phenotype either chemically or even physically. Being infected by a parasite often means a nutrient loss for a host since many parasites gather their nutrients from their host. Beside the nutrition, there are also parasites known to be able to change their host’s behavior to their very own advantage. In this paper, I study the interaction between two species Macrocyclops albidus (host) and Schistocephalus solidus (parasite) regarding the development of early copepodid stages of Macrocyclops albidus. S. solidus is a tapeworm with a complex life-cycle meaning that it has multiple hosts of different species throughout its life-cycle. In this case, S. solidus infects three different types of host from different trophic levels. M. albidus is one of the copepod species know to server a its first intermediate host; the Holarctic fish, three-spined sticklebacks (Gasterosteus aculeatus) is the obligatory intermediate host, and warm blooded animals such as predatory birds are the final host. There is a lot of literature and knowledge on the effects of S. solidus sticklebacks, but less is known of it effects on their first host and their final host. Here, I aim to fill this gap by investigating the of S. solidus on M. albidus’ somatic growth rate. Therefore, this paper documents the results of a project where I investigated the effects of S. solidus on the development speed of infected copepods.","language":"en","source":"Zotero","title":"On host-parasite interactions: The effects of Schistocephalus solidus on the growth of Macrocyclops albidus; Final report of the Studienarbeit of the Projektmodul","author":[{"family":"Vo","given":"Nanda"},{"family":"Anaya-Rojas","given":"Dr Jaime Mauricio"}],"issued":{"date-parts":[["2022",6]]}}}],"schema":"https://github.com/citation-style-language/schema/raw/master/csl-citation.json"}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[12]</w:t>
      </w:r>
      <w:r>
        <w:rPr>
          <w:sz w:val="24"/>
          <w:szCs w:val="24"/>
        </w:rPr>
      </w:r>
      <w:r>
        <w:rPr>
          <w:sz w:val="24"/>
          <w:szCs w:val="24"/>
        </w:rPr>
        <w:fldChar w:fldCharType="end"/>
      </w:r>
      <w:r>
        <w:rPr>
          <w:sz w:val="24"/>
          <w:szCs w:val="24"/>
        </w:rPr>
        <w:t xml:space="preserve"> from the </w:t>
      </w:r>
      <w:r>
        <w:rPr>
          <w:i/>
          <w:sz w:val="24"/>
          <w:szCs w:val="24"/>
        </w:rPr>
        <w:t xml:space="preserve">Projektmodul </w:t>
      </w:r>
      <w:r>
        <w:rPr>
          <w:sz w:val="24"/>
          <w:szCs w:val="24"/>
        </w:rPr>
        <w:t xml:space="preserve">showed a high mortality which’s  cause was assumed to be the growth of fungi and bacteria inside the wells containing the copepods. Some copepods were woven in fungal hyphae (Figure 2) and in the end, the used copepods were most likely more delicate to pathogens because they’ve been in their early copepodid stages. There are no reports of this issue for adult copepods but in order to avoid another high mortality rate caused by fungi, methylene blue will be used in this experiment in order to prevent fungal growth </w:t>
      </w:r>
      <w:r>
        <w:fldChar w:fldCharType="begin"/>
      </w:r>
      <w:r>
        <w:rPr>
          <w:sz w:val="24"/>
          <w:szCs w:val="24"/>
        </w:rPr>
        <w:instrText xml:space="preserve">ADDIN ZOTERO_ITEM CSL_CITATION {"citationID":"JJFr91Ou","properties":{"formattedCitation":"[13]","plainCitation":"[13]","noteIndex":0},"citationItems":[{"id":81,"uris":["http://zotero.org/users/9313813/items/LHLG7RAT"],"itemData":{"id":81,"type":"article-journal","abstract":"Candida albicans is known to cause infections ranging from superficial \nand systemic in immunocompromised person. In this study, we explored that the \nantifungal action of Methylene blue (MB) is mediated through mitochondrial \ndysfunction and disruption of redox and membrane homeostasis against C. \nalbicans. We demonstrated that MB displayed its antifungal potential against\nC. albicans and two clinical isolates tested. We also showed that MB is \neffective against two non- albicans species as well. Notably, the \nantifungal effect of MB seems to be independent of the major drug efflux pumps \ntransporter activity. We explored that MB treated Candida cells were \nsensitive on non-fermentable carbon source leading us to propose that MB \ninhibits mitochondria. This sensitive phenotype was reinforced with the fact \nthat sensitivity of Candida cells to MB could be rescued upon the \nsupplementation of ascorbic acid, an antioxidant. This clearly suggests that \ndisturbances in redox status are linked with MB action. We further demonstrated \nthat Candida cells were susceptible to membrane perturbing agent viz. SDS \nwhich was additionally confirmed by transmission electron micrographs showing \ndisruption of membrane integrity. Moreover, the ergosterol levels were \nsignificantly decreased by 66% suggesting lipid compositional changes due to MB. \nFurthermore, we could demonstrate that MB inhibits the yeast to hyphal \ntransition in C. albicans which is one of the major virulence attribute \nin most of the hyphal inducing conditions. Taken together, the data generated \nfrom present study clearly establishes MB as promising antifungal agent that \ncould be efficiently employed in strategies to treat Candida infections.","container-title":"The Open Microbiology Journal","DOI":"10.2174/1874285801610010012","ISSN":"1874-2858","journalAbbreviation":"Open Microbiol J","note":"PMID: 27006725\nPMCID: PMC4780517","page":"12-22","source":"PubMed Central","title":"Antifungal Action of Methylene Blue Involves Mitochondrial Dysfunction and Disruption of Redox and Membrane Homeostasis in C. albicans","volume":"10","author":[{"family":"Ansari","given":"Moiz A."},{"family":"Fatima","given":"Zeeshan"},{"family":"Hameed","given":"Saif"}],"issued":{"date-parts":[["2016",2,25]]}}}],"schema":"https://github.com/citation-style-language/schema/raw/master/csl-citation.json"}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[13]</w:t>
      </w:r>
      <w:r>
        <w:rPr>
          <w:sz w:val="24"/>
          <w:szCs w:val="24"/>
        </w:rPr>
      </w:r>
      <w:r>
        <w:rPr>
          <w:sz w:val="24"/>
          <w:szCs w:val="24"/>
        </w:rPr>
        <w:fldChar w:fldCharType="end"/>
      </w:r>
      <w:r>
        <w:rPr>
          <w:sz w:val="24"/>
          <w:szCs w:val="24"/>
        </w:rPr>
        <w:t>.</w:t>
      </w:r>
    </w:p>
    <w:p>
      <w:pPr>
        <w:pStyle w:val="Normal"/>
        <w:keepNext w:val="true"/>
        <w:jc w:val="center"/>
        <w:rPr/>
      </w:pPr>
      <w:r>
        <w:rPr/>
        <w:drawing>
          <wp:inline distT="0" distB="0" distL="0" distR="0">
            <wp:extent cx="2512060" cy="1438275"/>
            <wp:effectExtent l="0" t="0" r="0" b="0"/>
            <wp:docPr id="3" name="Grafik 7" descr="Ein Bild, das Meeresgru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7" descr="Ein Bild, das Meeresgrund enthält.&#10;&#10;Automatisch generierte Beschreibung"/>
                    <pic:cNvPicPr>
                      <a:picLocks noChangeAspect="1" noChangeArrowheads="1"/>
                    </pic:cNvPicPr>
                  </pic:nvPicPr>
                  <pic:blipFill>
                    <a:blip r:embed="rId5"/>
                    <a:srcRect l="0" t="0" r="0" b="23664"/>
                    <a:stretch>
                      <a:fillRect/>
                    </a:stretch>
                  </pic:blipFill>
                  <pic:spPr bwMode="auto">
                    <a:xfrm>
                      <a:off x="0" y="0"/>
                      <a:ext cx="2512060" cy="1438275"/>
                    </a:xfrm>
                    <a:prstGeom prst="rect">
                      <a:avLst/>
                    </a:prstGeom>
                  </pic:spPr>
                </pic:pic>
              </a:graphicData>
            </a:graphic>
          </wp:inline>
        </w:drawing>
      </w:r>
    </w:p>
    <w:p>
      <w:pPr>
        <w:pStyle w:val="Caption1"/>
        <w:spacing w:before="0" w:after="0"/>
        <w:jc w:val="center"/>
        <w:rPr/>
      </w:pPr>
      <w:r>
        <w:rPr/>
        <w:t xml:space="preserve">Figure 2: Example of a dead copepod, woven in fungal hyphae. </w:t>
      </w:r>
      <w:r>
        <w:rPr>
          <w:rFonts w:cs="Calibri" w:cstheme="minorHAnsi"/>
        </w:rPr>
        <w:t xml:space="preserve">© N. </w:t>
      </w:r>
      <w:r>
        <w:rPr/>
        <w:t>Vo 2022</w:t>
      </w:r>
    </w:p>
    <w:p>
      <w:pPr>
        <w:pStyle w:val="Normal"/>
        <w:rPr>
          <w:b/>
          <w:b/>
          <w:sz w:val="24"/>
          <w:szCs w:val="24"/>
        </w:rPr>
      </w:pPr>
      <w:r>
        <w:rPr>
          <w:b/>
          <w:sz w:val="24"/>
          <w:szCs w:val="24"/>
        </w:rPr>
      </w:r>
    </w:p>
    <w:p>
      <w:pPr>
        <w:pStyle w:val="Normal"/>
        <w:jc w:val="both"/>
        <w:rPr>
          <w:b/>
          <w:b/>
          <w:sz w:val="24"/>
          <w:szCs w:val="24"/>
        </w:rPr>
      </w:pPr>
      <w:commentRangeStart w:id="3"/>
      <w:r>
        <w:rPr>
          <w:b/>
          <w:sz w:val="24"/>
          <w:szCs w:val="24"/>
        </w:rPr>
      </w:r>
    </w:p>
    <w:p>
      <w:pPr>
        <w:pStyle w:val="Normal"/>
        <w:jc w:val="both"/>
        <w:rPr>
          <w:b/>
          <w:b/>
          <w:sz w:val="24"/>
          <w:szCs w:val="24"/>
        </w:rPr>
      </w:pPr>
      <w:r>
        <w:rPr>
          <w:b/>
          <w:sz w:val="24"/>
          <w:szCs w:val="24"/>
        </w:rPr>
        <w:t>3. Material and methods:</w:t>
      </w:r>
      <w:ins w:id="37" w:author="Unknown Author" w:date="2022-09-04T10:24:43Z">
        <w:commentRangeEnd w:id="3"/>
        <w:r>
          <w:commentReference w:id="3"/>
        </w:r>
        <w:r>
          <w:rPr>
            <w:b/>
            <w:sz w:val="24"/>
            <w:szCs w:val="24"/>
          </w:rPr>
        </w:r>
      </w:ins>
    </w:p>
    <w:p>
      <w:pPr>
        <w:pStyle w:val="Normal"/>
        <w:spacing w:lineRule="auto" w:line="360"/>
        <w:jc w:val="both"/>
        <w:rPr>
          <w:sz w:val="24"/>
          <w:szCs w:val="24"/>
        </w:rPr>
      </w:pPr>
      <w:del w:id="38" w:author="Unknown Author" w:date="2022-09-04T10:08:55Z">
        <w:r>
          <w:rPr>
            <w:sz w:val="24"/>
            <w:szCs w:val="24"/>
          </w:rPr>
          <w:delText>In order to prepare the experiment, m</w:delText>
        </w:r>
      </w:del>
      <w:ins w:id="39" w:author="Unknown Author" w:date="2022-09-04T10:08:55Z">
        <w:r>
          <w:rPr>
            <w:sz w:val="24"/>
            <w:szCs w:val="24"/>
          </w:rPr>
          <w:t>M</w:t>
        </w:r>
      </w:ins>
      <w:r>
        <w:rPr>
          <w:sz w:val="24"/>
          <w:szCs w:val="24"/>
        </w:rPr>
        <w:t xml:space="preserve">ultiple families of </w:t>
      </w:r>
      <w:r>
        <w:rPr>
          <w:i/>
          <w:sz w:val="24"/>
          <w:szCs w:val="24"/>
        </w:rPr>
        <w:t xml:space="preserve">S. solidus </w:t>
      </w:r>
      <w:r>
        <w:rPr>
          <w:sz w:val="24"/>
          <w:szCs w:val="24"/>
        </w:rPr>
        <w:t>were bred in an artificial bird gut and incubated by 20 °C afterwards for two weeks in the dark. For each batch (Figure 3), 45 copepods were isolated into three 24-well plates filled up with approximately 2 mL stale tab water (Figure 4, supplementary tables 1-3), for instance, three plates were used and each contained 15 copepods. The infection plan can be found in the supplementary tables 1-3.</w:t>
      </w:r>
    </w:p>
    <w:p>
      <w:pPr>
        <w:pStyle w:val="Normal"/>
        <w:keepNext w:val="true"/>
        <w:jc w:val="both"/>
        <w:rPr/>
      </w:pPr>
      <w:r>
        <w:rPr/>
        <w:drawing>
          <wp:inline distT="0" distB="0" distL="0" distR="0">
            <wp:extent cx="5753100" cy="3952875"/>
            <wp:effectExtent l="0" t="0" r="0" b="0"/>
            <wp:docPr id="4"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4" descr=""/>
                    <pic:cNvPicPr>
                      <a:picLocks noChangeAspect="1" noChangeArrowheads="1"/>
                    </pic:cNvPicPr>
                  </pic:nvPicPr>
                  <pic:blipFill>
                    <a:blip r:embed="rId6"/>
                    <a:srcRect l="0" t="1884" r="0" b="0"/>
                    <a:stretch>
                      <a:fillRect/>
                    </a:stretch>
                  </pic:blipFill>
                  <pic:spPr bwMode="auto">
                    <a:xfrm>
                      <a:off x="0" y="0"/>
                      <a:ext cx="5753100" cy="3952875"/>
                    </a:xfrm>
                    <a:prstGeom prst="rect">
                      <a:avLst/>
                    </a:prstGeom>
                  </pic:spPr>
                </pic:pic>
              </a:graphicData>
            </a:graphic>
          </wp:inline>
        </w:drawing>
      </w:r>
    </w:p>
    <w:p>
      <w:pPr>
        <w:pStyle w:val="Caption1"/>
        <w:jc w:val="center"/>
        <w:rPr/>
      </w:pPr>
      <w:commentRangeStart w:id="4"/>
      <w:r>
        <w:rPr/>
        <w:t>Figure</w:t>
      </w:r>
      <w:ins w:id="40" w:author="Unknown Author" w:date="2022-09-04T10:09:43Z">
        <w:r>
          <w:rPr/>
        </w:r>
      </w:ins>
      <w:commentRangeEnd w:id="4"/>
      <w:r>
        <w:commentReference w:id="4"/>
      </w:r>
      <w:r>
        <w:rPr/>
        <w:t xml:space="preserve"> 3: Visualization of the design of an exemplary batch of this experiment.</w:t>
      </w:r>
    </w:p>
    <w:p>
      <w:pPr>
        <w:pStyle w:val="Normal"/>
        <w:rPr/>
      </w:pPr>
      <w:r>
        <w:rPr/>
      </w:r>
    </w:p>
    <w:p>
      <w:pPr>
        <w:pStyle w:val="Normal"/>
        <w:keepNext w:val="true"/>
        <w:jc w:val="center"/>
        <w:rPr/>
      </w:pPr>
      <w:r>
        <w:rPr/>
        <w:drawing>
          <wp:anchor behindDoc="0" distT="0" distB="0" distL="0" distR="0" simplePos="0" locked="0" layoutInCell="0" allowOverlap="1" relativeHeight="16">
            <wp:simplePos x="0" y="0"/>
            <wp:positionH relativeFrom="column">
              <wp:posOffset>1738630</wp:posOffset>
            </wp:positionH>
            <wp:positionV relativeFrom="paragraph">
              <wp:posOffset>-23495</wp:posOffset>
            </wp:positionV>
            <wp:extent cx="2381885" cy="1229360"/>
            <wp:effectExtent l="0" t="0" r="0" b="0"/>
            <wp:wrapNone/>
            <wp:docPr id="5" name="Freihand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ihand 25" descr=""/>
                    <pic:cNvPicPr>
                      <a:picLocks noChangeAspect="1" noChangeArrowheads="1"/>
                    </pic:cNvPicPr>
                  </pic:nvPicPr>
                  <pic:blipFill>
                    <a:blip r:embed="rId7"/>
                    <a:stretch>
                      <a:fillRect/>
                    </a:stretch>
                  </pic:blipFill>
                  <pic:spPr bwMode="auto">
                    <a:xfrm>
                      <a:off x="0" y="0"/>
                      <a:ext cx="2381885" cy="1229360"/>
                    </a:xfrm>
                    <a:prstGeom prst="rect">
                      <a:avLst/>
                    </a:prstGeom>
                  </pic:spPr>
                </pic:pic>
              </a:graphicData>
            </a:graphic>
          </wp:anchor>
        </w:drawing>
        <w:drawing>
          <wp:inline distT="0" distB="0" distL="0" distR="0">
            <wp:extent cx="2419985" cy="1619250"/>
            <wp:effectExtent l="0" t="0" r="0" b="0"/>
            <wp:docPr id="6"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8" descr=""/>
                    <pic:cNvPicPr>
                      <a:picLocks noChangeAspect="1" noChangeArrowheads="1"/>
                    </pic:cNvPicPr>
                  </pic:nvPicPr>
                  <pic:blipFill>
                    <a:blip r:embed="rId8"/>
                    <a:stretch>
                      <a:fillRect/>
                    </a:stretch>
                  </pic:blipFill>
                  <pic:spPr bwMode="auto">
                    <a:xfrm>
                      <a:off x="0" y="0"/>
                      <a:ext cx="2419985" cy="1619250"/>
                    </a:xfrm>
                    <a:prstGeom prst="rect">
                      <a:avLst/>
                    </a:prstGeom>
                  </pic:spPr>
                </pic:pic>
              </a:graphicData>
            </a:graphic>
          </wp:inline>
        </w:drawing>
      </w:r>
    </w:p>
    <w:p>
      <w:pPr>
        <w:pStyle w:val="Caption1"/>
        <w:spacing w:before="0" w:after="0"/>
        <w:jc w:val="center"/>
        <w:rPr/>
      </w:pPr>
      <w:commentRangeStart w:id="5"/>
      <w:r>
        <w:rPr/>
        <w:t>Figure</w:t>
      </w:r>
      <w:ins w:id="41" w:author="Unknown Author" w:date="2022-09-04T10:10:44Z">
        <w:r>
          <w:rPr/>
        </w:r>
      </w:ins>
      <w:commentRangeEnd w:id="5"/>
      <w:r>
        <w:commentReference w:id="5"/>
      </w:r>
      <w:r>
        <w:rPr/>
        <w:t xml:space="preserve"> 4: Example of used well plates. The wells inside the red mark represent the used wells for each plate. </w:t>
      </w:r>
      <w:r>
        <w:rPr>
          <w:rFonts w:cs="Calibri" w:cstheme="minorHAnsi"/>
        </w:rPr>
        <w:t xml:space="preserve">© N. </w:t>
      </w:r>
      <w:r>
        <w:rPr/>
        <w:t>Vo 2022</w:t>
      </w:r>
    </w:p>
    <w:p>
      <w:pPr>
        <w:pStyle w:val="Normal"/>
        <w:rPr>
          <w:sz w:val="24"/>
          <w:szCs w:val="24"/>
        </w:rPr>
      </w:pPr>
      <w:r>
        <w:rPr>
          <w:sz w:val="24"/>
          <w:szCs w:val="24"/>
        </w:rPr>
      </w:r>
    </w:p>
    <w:p>
      <w:pPr>
        <w:pStyle w:val="Normal"/>
        <w:spacing w:lineRule="auto" w:line="360"/>
        <w:jc w:val="both"/>
        <w:rPr>
          <w:sz w:val="24"/>
          <w:szCs w:val="24"/>
        </w:rPr>
      </w:pPr>
      <w:r>
        <w:rPr>
          <w:sz w:val="24"/>
          <w:szCs w:val="24"/>
        </w:rPr>
        <w:t xml:space="preserve">The copepods were </w:t>
      </w:r>
      <w:del w:id="42" w:author="Unknown Author" w:date="2022-09-04T10:11:35Z">
        <w:r>
          <w:rPr>
            <w:sz w:val="24"/>
            <w:szCs w:val="24"/>
          </w:rPr>
          <w:delText>organized</w:delText>
        </w:r>
      </w:del>
      <w:ins w:id="43" w:author="Unknown Author" w:date="2022-09-04T10:11:35Z">
        <w:r>
          <w:rPr>
            <w:sz w:val="24"/>
            <w:szCs w:val="24"/>
          </w:rPr>
          <w:t>sorted</w:t>
        </w:r>
      </w:ins>
      <w:r>
        <w:rPr>
          <w:sz w:val="24"/>
          <w:szCs w:val="24"/>
        </w:rPr>
        <w:t xml:space="preserve"> in five blocks per plate, each containing three individuals (Supplementary tables 1-3).  Within those blocks, the copepods were organized into two treatments:</w:t>
      </w:r>
    </w:p>
    <w:p>
      <w:pPr>
        <w:pStyle w:val="ListParagraph"/>
        <w:numPr>
          <w:ilvl w:val="0"/>
          <w:numId w:val="1"/>
        </w:numPr>
        <w:spacing w:lineRule="auto" w:line="360"/>
        <w:jc w:val="both"/>
        <w:rPr>
          <w:sz w:val="24"/>
          <w:szCs w:val="24"/>
        </w:rPr>
      </w:pPr>
      <w:r>
        <w:rPr>
          <w:sz w:val="24"/>
          <w:szCs w:val="24"/>
        </w:rPr>
        <w:t xml:space="preserve">Control, no exposure to </w:t>
      </w:r>
      <w:r>
        <w:rPr>
          <w:i/>
          <w:sz w:val="24"/>
          <w:szCs w:val="24"/>
        </w:rPr>
        <w:t xml:space="preserve">S. solidus </w:t>
      </w:r>
      <w:r>
        <w:rPr>
          <w:sz w:val="24"/>
          <w:szCs w:val="24"/>
        </w:rPr>
        <w:t xml:space="preserve">(n = 1) </w:t>
      </w:r>
    </w:p>
    <w:p>
      <w:pPr>
        <w:pStyle w:val="ListParagraph"/>
        <w:numPr>
          <w:ilvl w:val="0"/>
          <w:numId w:val="1"/>
        </w:numPr>
        <w:spacing w:lineRule="auto" w:line="360"/>
        <w:jc w:val="both"/>
        <w:rPr>
          <w:sz w:val="24"/>
          <w:szCs w:val="24"/>
        </w:rPr>
      </w:pPr>
      <w:r>
        <w:rPr>
          <w:sz w:val="24"/>
          <w:szCs w:val="24"/>
        </w:rPr>
        <w:t xml:space="preserve">Exposed, exposure to </w:t>
      </w:r>
      <w:r>
        <w:rPr>
          <w:i/>
          <w:sz w:val="24"/>
          <w:szCs w:val="24"/>
        </w:rPr>
        <w:t xml:space="preserve">S. solidus </w:t>
      </w:r>
      <w:r>
        <w:rPr>
          <w:sz w:val="24"/>
          <w:szCs w:val="24"/>
        </w:rPr>
        <w:t>(n = 2)</w:t>
      </w:r>
    </w:p>
    <w:p>
      <w:pPr>
        <w:pStyle w:val="Normal"/>
        <w:spacing w:lineRule="auto" w:line="360"/>
        <w:jc w:val="both"/>
        <w:rPr>
          <w:sz w:val="24"/>
          <w:szCs w:val="24"/>
        </w:rPr>
      </w:pPr>
      <w:r>
        <w:rPr>
          <w:sz w:val="24"/>
          <w:szCs w:val="24"/>
        </w:rPr>
        <w:t>Four batches (Figure 4) were created for the experiment. Every batch was kept under constant conditions, for instance, they were kept at approximately 18°C and c</w:t>
      </w:r>
      <w:commentRangeStart w:id="6"/>
      <w:r>
        <w:rPr>
          <w:sz w:val="24"/>
          <w:szCs w:val="24"/>
        </w:rPr>
        <w:t>onstant lighting with no sunlight throughout the day.</w:t>
      </w:r>
      <w:ins w:id="44" w:author="Unknown Author" w:date="2022-09-04T10:13:23Z">
        <w:r>
          <w:rPr>
            <w:sz w:val="24"/>
            <w:szCs w:val="24"/>
          </w:rPr>
        </w:r>
      </w:ins>
      <w:commentRangeEnd w:id="6"/>
      <w:r>
        <w:commentReference w:id="6"/>
      </w:r>
      <w:r>
        <w:rPr>
          <w:sz w:val="24"/>
          <w:szCs w:val="24"/>
        </w:rPr>
        <w:t xml:space="preserve"> The treatments (Figure 3) also remained the same for every batch, only the measurement (method) partially differs between some batches. Regarding the organization of the treatments between the batches, every batch received the same infection plan (supplementary tables 1-3). For the analyses, the lids of each plate within a batch were switched by another student in order to blind me during the measurements.</w:t>
      </w:r>
    </w:p>
    <w:p>
      <w:pPr>
        <w:pStyle w:val="Normal"/>
        <w:spacing w:lineRule="auto" w:line="360"/>
        <w:jc w:val="both"/>
        <w:rPr>
          <w:sz w:val="24"/>
          <w:szCs w:val="24"/>
        </w:rPr>
      </w:pPr>
      <w:r>
        <w:rPr>
          <w:sz w:val="24"/>
          <w:szCs w:val="24"/>
        </w:rPr>
        <w:t xml:space="preserve">After the well plates with the isolated copepods were prepared, the incubated eggs of </w:t>
      </w:r>
      <w:r>
        <w:rPr>
          <w:i/>
          <w:sz w:val="24"/>
          <w:szCs w:val="24"/>
        </w:rPr>
        <w:t xml:space="preserve">S. solidus </w:t>
      </w:r>
      <w:r>
        <w:rPr>
          <w:sz w:val="24"/>
          <w:szCs w:val="24"/>
        </w:rPr>
        <w:t xml:space="preserve">were prepared to hatch by exposing them to light for four hours at night (18:00) and approx. three hours at noon (12:00) since light induces the hatching for the eggs </w:t>
      </w:r>
      <w:r>
        <w:fldChar w:fldCharType="begin"/>
      </w:r>
      <w:r>
        <w:rPr>
          <w:sz w:val="24"/>
          <w:szCs w:val="24"/>
        </w:rPr>
        <w:instrText xml:space="preserve">ADDIN ZOTERO_ITEM CSL_CITATION {"citationID":"9DpLNJw5","properties":{"formattedCitation":"[2]","plainCitation":"[2]","noteIndex":0},"citationItems":[{"id":26,"uris":["http://zotero.org/users/9313813/items/SYYMRKSU"],"itemData":{"id":26,"type":"article-journal","abstract":"Compared with uninfected individuals, infected animals can exhibit altered phenotypes. The changes often appear beneficial to parasites, leading to the notion that modified host phenotypes are extended parasite phenotypes, shaped by parasite genes. However, the phenotype of a parasitized individual may reflect parasitic manipulation, host responses to infection or both, and disentangling the contribution of parasite genes versus host genes to these altered phenotypes is challenging. Using a tapeworm (\n              Schistocephalus solidus\n              ) infecting its copepod first intermediate host, I performed a full-factorial, cross-infection experiment with five host and five parasite genotypes. I found that a behavioural trait modified by infection, copepod activity, was affected by both host and parasite genotype. There was no clear evidence for host genotype by parasite genotype interactions. Several observations indicated that host behaviour was chiefly determined by parasite genes: (i) all infected copepods, regardless of host or parasite genotype, exhibited behavioural changes, (ii) parasitism reduced the differences among copepod genotypes, and (iii) within infected copepods, parasite genotype had twice as large an effect on behaviour as host genotype. I conclude that the altered behaviour of infected copepods primarily represents an extended parasite phenotype, and I discuss how genetic variation in parasitic host manipulation could be maintained.","container-title":"Biology Letters","DOI":"10.1098/rsbl.2019.0495","ISSN":"1744-9561, 1744-957X","issue":"9","journalAbbreviation":"Biol. Lett.","language":"en","page":"20190495","source":"DOI.org (Crossref)","title":"Tapeworm manipulation of copepod behaviour: parasite genotype has a larger effect than host genotype","title-short":"Tapeworm manipulation of copepod behaviour","volume":"15","author":[{"family":"Benesh","given":"Daniel P."}],"issued":{"date-parts":[["2019",9,27]]}}}],"schema":"https://github.com/citation-style-language/schema/raw/master/csl-citation.json"}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w:t>
      </w:r>
      <w:r>
        <w:rPr>
          <w:sz w:val="24"/>
          <w:szCs w:val="24"/>
        </w:rPr>
      </w:r>
      <w:r>
        <w:rPr>
          <w:sz w:val="24"/>
          <w:szCs w:val="24"/>
        </w:rPr>
        <w:fldChar w:fldCharType="end"/>
      </w:r>
      <w:r>
        <w:rPr>
          <w:sz w:val="24"/>
          <w:szCs w:val="24"/>
        </w:rPr>
        <w:t xml:space="preserve">. The copepods were left to starve for one day before infection in order to increase the chances for them to consume the coracidia. Afterwards, </w:t>
      </w:r>
      <w:del w:id="45" w:author="Unknown Author" w:date="2022-09-04T10:14:34Z">
        <w:r>
          <w:rPr>
            <w:sz w:val="24"/>
            <w:szCs w:val="24"/>
          </w:rPr>
          <w:delText>the treatment “Exposed”</w:delText>
        </w:r>
      </w:del>
      <w:ins w:id="46" w:author="Unknown Author" w:date="2022-09-04T10:14:34Z">
        <w:r>
          <w:rPr>
            <w:sz w:val="24"/>
            <w:szCs w:val="24"/>
          </w:rPr>
          <w:t xml:space="preserve"> </w:t>
        </w:r>
      </w:ins>
      <w:ins w:id="47" w:author="Unknown Author" w:date="2022-09-04T10:14:34Z">
        <w:r>
          <w:rPr>
            <w:sz w:val="24"/>
            <w:szCs w:val="24"/>
          </w:rPr>
          <w:t xml:space="preserve">each copepod </w:t>
        </w:r>
      </w:ins>
      <w:ins w:id="48" w:author="Unknown Author" w:date="2022-09-04T10:15:09Z">
        <w:r>
          <w:rPr>
            <w:sz w:val="24"/>
            <w:szCs w:val="24"/>
          </w:rPr>
          <w:t xml:space="preserve">was either </w:t>
        </w:r>
      </w:ins>
      <w:del w:id="49" w:author="Unknown Author" w:date="2022-09-04T10:15:14Z">
        <w:r>
          <w:rPr>
            <w:sz w:val="24"/>
            <w:szCs w:val="24"/>
          </w:rPr>
          <w:delText xml:space="preserve"> was </w:delText>
        </w:r>
      </w:del>
      <w:r>
        <w:rPr>
          <w:sz w:val="24"/>
          <w:szCs w:val="24"/>
        </w:rPr>
        <w:t xml:space="preserve">exposed to one coracidia </w:t>
      </w:r>
      <w:ins w:id="50" w:author="Unknown Author" w:date="2022-09-04T10:15:21Z">
        <w:r>
          <w:rPr>
            <w:sz w:val="24"/>
            <w:szCs w:val="24"/>
          </w:rPr>
          <w:t>or not exposed</w:t>
        </w:r>
      </w:ins>
      <w:del w:id="51" w:author="Unknown Author" w:date="2022-09-04T10:15:29Z">
        <w:r>
          <w:rPr>
            <w:sz w:val="24"/>
            <w:szCs w:val="24"/>
          </w:rPr>
          <w:delText>for each copepod</w:delText>
        </w:r>
      </w:del>
      <w:r>
        <w:rPr>
          <w:sz w:val="24"/>
          <w:szCs w:val="24"/>
        </w:rPr>
        <w:t xml:space="preserve">. After the exposure, </w:t>
      </w:r>
      <w:moveFrom w:id="52" w:author="Unknown Author" w:date="2022-09-04T10:15:40Z">
        <w:r>
          <w:rPr>
            <w:sz w:val="24"/>
            <w:szCs w:val="24"/>
          </w:rPr>
          <w:t>the</w:t>
        </w:r>
      </w:moveFrom>
      <w:r>
        <w:rPr>
          <w:sz w:val="24"/>
          <w:szCs w:val="24"/>
        </w:rPr>
        <w:t xml:space="preserve"> copepods were fed with 10 </w:t>
      </w:r>
      <w:r>
        <w:rPr>
          <w:rFonts w:cs="Calibri" w:cstheme="minorHAnsi"/>
          <w:sz w:val="24"/>
          <w:szCs w:val="24"/>
        </w:rPr>
        <w:t>µ</w:t>
      </w:r>
      <w:r>
        <w:rPr>
          <w:sz w:val="24"/>
          <w:szCs w:val="24"/>
        </w:rPr>
        <w:t xml:space="preserve">L of a hay water solution containing paramecium every Monday, Wednesday and Friday around 4 p.m. until the </w:t>
      </w:r>
      <w:commentRangeStart w:id="7"/>
      <w:r>
        <w:rPr>
          <w:sz w:val="24"/>
          <w:szCs w:val="24"/>
        </w:rPr>
        <w:t>measurements</w:t>
      </w:r>
      <w:ins w:id="53" w:author="Unknown Author" w:date="2022-09-04T10:15:59Z">
        <w:r>
          <w:rPr>
            <w:sz w:val="24"/>
            <w:szCs w:val="24"/>
          </w:rPr>
        </w:r>
      </w:ins>
      <w:commentRangeEnd w:id="7"/>
      <w:r>
        <w:commentReference w:id="7"/>
      </w:r>
      <w:r>
        <w:rPr>
          <w:sz w:val="24"/>
          <w:szCs w:val="24"/>
        </w:rPr>
        <w:t xml:space="preserve"> began. The measurements for each batch began five days after the exposure of the copepods to the coracidia of </w:t>
      </w:r>
      <w:r>
        <w:rPr>
          <w:i/>
          <w:sz w:val="24"/>
          <w:szCs w:val="24"/>
        </w:rPr>
        <w:t>S. solidus</w:t>
      </w:r>
      <w:r>
        <w:rPr>
          <w:sz w:val="24"/>
          <w:szCs w:val="24"/>
        </w:rPr>
        <w:t xml:space="preserve">. The period of five days were was supposed to give the copepods, that were exposed to </w:t>
      </w:r>
      <w:r>
        <w:rPr>
          <w:i/>
          <w:sz w:val="24"/>
          <w:szCs w:val="24"/>
        </w:rPr>
        <w:t>S. solidus</w:t>
      </w:r>
      <w:r>
        <w:rPr>
          <w:sz w:val="24"/>
          <w:szCs w:val="24"/>
        </w:rPr>
        <w:t xml:space="preserve"> (uninfected and infected), time for immune responses while the coracidia were able to grow inside their hosts after successful infections during that time. </w:t>
      </w:r>
    </w:p>
    <w:p>
      <w:pPr>
        <w:pStyle w:val="Normal"/>
        <w:spacing w:lineRule="auto" w:line="360"/>
        <w:jc w:val="both"/>
        <w:rPr>
          <w:sz w:val="24"/>
          <w:szCs w:val="24"/>
        </w:rPr>
      </w:pPr>
      <w:r>
        <w:rPr>
          <w:sz w:val="24"/>
          <w:szCs w:val="24"/>
        </w:rPr>
        <w:t xml:space="preserve">Originally, it was planed to infect all the batches with the same </w:t>
      </w:r>
      <w:commentRangeStart w:id="8"/>
      <w:r>
        <w:rPr>
          <w:sz w:val="24"/>
          <w:szCs w:val="24"/>
        </w:rPr>
        <w:t>family</w:t>
      </w:r>
      <w:ins w:id="54" w:author="Unknown Author" w:date="2022-09-04T10:16:51Z">
        <w:r>
          <w:rPr>
            <w:sz w:val="24"/>
            <w:szCs w:val="24"/>
          </w:rPr>
        </w:r>
      </w:ins>
      <w:commentRangeEnd w:id="8"/>
      <w:r>
        <w:commentReference w:id="8"/>
      </w:r>
      <w:r>
        <w:rPr>
          <w:sz w:val="24"/>
          <w:szCs w:val="24"/>
        </w:rPr>
        <w:t xml:space="preserve"> in order to avoid greater variation in the host manipulation caused by phenotypical differences between the families.</w:t>
      </w:r>
      <w:ins w:id="55" w:author="Unknown Author" w:date="2022-09-04T10:17:15Z">
        <w:r>
          <w:rPr>
            <w:sz w:val="24"/>
            <w:szCs w:val="24"/>
          </w:rPr>
          <w:t xml:space="preserve"> </w:t>
        </w:r>
      </w:ins>
      <w:ins w:id="56" w:author="Unknown Author" w:date="2022-09-04T10:17:15Z">
        <w:r>
          <w:rPr>
            <w:sz w:val="24"/>
            <w:szCs w:val="24"/>
          </w:rPr>
          <w:t xml:space="preserve">However, </w:t>
        </w:r>
      </w:ins>
      <w:del w:id="57" w:author="Unknown Author" w:date="2022-09-04T10:17:17Z">
        <w:r>
          <w:rPr>
            <w:sz w:val="24"/>
            <w:szCs w:val="24"/>
          </w:rPr>
          <w:delText xml:space="preserve"> T</w:delText>
        </w:r>
      </w:del>
      <w:ins w:id="58" w:author="Unknown Author" w:date="2022-09-04T10:17:18Z">
        <w:r>
          <w:rPr>
            <w:sz w:val="24"/>
            <w:szCs w:val="24"/>
          </w:rPr>
          <w:t>t</w:t>
        </w:r>
      </w:ins>
      <w:r>
        <w:rPr>
          <w:sz w:val="24"/>
          <w:szCs w:val="24"/>
        </w:rPr>
        <w:t xml:space="preserve">his </w:t>
      </w:r>
      <w:commentRangeStart w:id="9"/>
      <w:r>
        <w:rPr>
          <w:sz w:val="24"/>
          <w:szCs w:val="24"/>
        </w:rPr>
        <w:t>was</w:t>
      </w:r>
      <w:del w:id="59" w:author="Unknown Author" w:date="2022-09-04T10:17:21Z">
        <w:r>
          <w:rPr>
            <w:sz w:val="24"/>
            <w:szCs w:val="24"/>
          </w:rPr>
          <w:delText>n’t</w:delText>
        </w:r>
      </w:del>
      <w:ins w:id="60" w:author="Unknown Author" w:date="2022-09-04T10:17:21Z">
        <w:r>
          <w:rPr>
            <w:sz w:val="24"/>
            <w:szCs w:val="24"/>
          </w:rPr>
          <w:t xml:space="preserve"> </w:t>
        </w:r>
      </w:ins>
      <w:ins w:id="61" w:author="Unknown Author" w:date="2022-09-04T10:17:21Z">
        <w:r>
          <w:rPr>
            <w:sz w:val="24"/>
            <w:szCs w:val="24"/>
          </w:rPr>
          <w:t>not</w:t>
        </w:r>
      </w:ins>
      <w:ins w:id="62" w:author="Unknown Author" w:date="2022-09-04T10:17:21Z">
        <w:r>
          <w:rPr>
            <w:sz w:val="24"/>
            <w:szCs w:val="24"/>
          </w:rPr>
        </w:r>
      </w:ins>
      <w:commentRangeEnd w:id="9"/>
      <w:r>
        <w:commentReference w:id="9"/>
      </w:r>
      <w:r>
        <w:rPr>
          <w:sz w:val="24"/>
          <w:szCs w:val="24"/>
        </w:rPr>
        <w:t xml:space="preserve"> possible because the batches of eggs that were prepared for the experiment were completely used up after exposing the copepod batches to the coracidia. </w:t>
      </w:r>
      <w:commentRangeStart w:id="10"/>
      <w:r>
        <w:rPr>
          <w:sz w:val="24"/>
          <w:szCs w:val="24"/>
        </w:rPr>
        <w:t xml:space="preserve">At first, it was only planned to do one batch but since multiple problems occurred throughout the experiment (which will be mentioned later), multiple measurement batches of copepods had to be created, meaning that I didn’t expect to need more eggs of the family used for each corresponding batch. The used families of </w:t>
      </w:r>
      <w:r>
        <w:rPr>
          <w:i/>
          <w:sz w:val="24"/>
          <w:szCs w:val="24"/>
        </w:rPr>
        <w:t>S. solidus</w:t>
      </w:r>
      <w:r>
        <w:rPr>
          <w:sz w:val="24"/>
          <w:szCs w:val="24"/>
        </w:rPr>
        <w:t xml:space="preserve"> for each batch are shown in table 1.</w:t>
      </w:r>
      <w:ins w:id="63" w:author="Unknown Author" w:date="2022-09-04T10:18:34Z">
        <w:commentRangeEnd w:id="10"/>
        <w:r>
          <w:commentReference w:id="10"/>
        </w:r>
        <w:r>
          <w:rPr>
            <w:sz w:val="24"/>
            <w:szCs w:val="24"/>
          </w:rPr>
        </w:r>
      </w:ins>
    </w:p>
    <w:p>
      <w:pPr>
        <w:pStyle w:val="Caption1"/>
        <w:spacing w:before="0" w:after="0"/>
        <w:jc w:val="both"/>
        <w:rPr>
          <w:rFonts w:cs="Calibri" w:cstheme="minorHAnsi"/>
        </w:rPr>
      </w:pPr>
      <w:r>
        <w:rPr>
          <w:rFonts w:cs="Calibri" w:cstheme="minorHAnsi"/>
        </w:rPr>
        <w:t xml:space="preserve">Table 1: Used families of </w:t>
      </w:r>
      <w:r>
        <w:rPr>
          <w:rFonts w:cs="Calibri" w:cstheme="minorHAnsi"/>
          <w:i w:val="false"/>
        </w:rPr>
        <w:t>S. solidus</w:t>
      </w:r>
      <w:r>
        <w:rPr>
          <w:rFonts w:cs="Calibri" w:cstheme="minorHAnsi"/>
        </w:rPr>
        <w:t xml:space="preserve"> for each batch. The families IBB originate from Ibbenbüren whereas the family LK originates from Lake Konstanz.All of those families were collected in the year 2021 which is represented by the “21” at the end of their names. The single digits stands for the family number among the other families of </w:t>
      </w:r>
      <w:r>
        <w:rPr>
          <w:rFonts w:cs="Calibri" w:cstheme="minorHAnsi"/>
          <w:i w:val="false"/>
        </w:rPr>
        <w:t>S. solidus</w:t>
      </w:r>
      <w:r>
        <w:rPr>
          <w:rFonts w:cs="Calibri" w:cstheme="minorHAnsi"/>
        </w:rPr>
        <w:t xml:space="preserve"> stored in the </w:t>
      </w:r>
      <w:r>
        <w:rPr>
          <w:rFonts w:cs="Calibri" w:cstheme="minorHAnsi"/>
          <w:i w:val="false"/>
        </w:rPr>
        <w:t>IEB Münster</w:t>
      </w:r>
      <w:r>
        <w:rPr>
          <w:rFonts w:cs="Calibri" w:cstheme="minorHAnsi"/>
        </w:rPr>
        <w:t>.</w:t>
      </w:r>
    </w:p>
    <w:tbl>
      <w:tblPr>
        <w:tblStyle w:val="Tabellenraster"/>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2"/>
        <w:gridCol w:w="1841"/>
        <w:gridCol w:w="1840"/>
        <w:gridCol w:w="1840"/>
        <w:gridCol w:w="1688"/>
      </w:tblGrid>
      <w:tr>
        <w:trPr/>
        <w:tc>
          <w:tcPr>
            <w:tcW w:w="1852" w:type="dxa"/>
            <w:tcBorders/>
          </w:tcPr>
          <w:p>
            <w:pPr>
              <w:pStyle w:val="Normal"/>
              <w:widowControl w:val="false"/>
              <w:suppressAutoHyphens w:val="true"/>
              <w:spacing w:lineRule="auto" w:line="240" w:before="0" w:after="0"/>
              <w:jc w:val="both"/>
              <w:rPr>
                <w:sz w:val="24"/>
                <w:szCs w:val="24"/>
              </w:rPr>
            </w:pPr>
            <w:r>
              <w:rPr>
                <w:sz w:val="24"/>
                <w:szCs w:val="24"/>
              </w:rPr>
              <w:t>Copepod batch</w:t>
            </w:r>
          </w:p>
        </w:tc>
        <w:tc>
          <w:tcPr>
            <w:tcW w:w="1841" w:type="dxa"/>
            <w:tcBorders/>
          </w:tcPr>
          <w:p>
            <w:pPr>
              <w:pStyle w:val="Normal"/>
              <w:widowControl w:val="false"/>
              <w:suppressAutoHyphens w:val="true"/>
              <w:spacing w:lineRule="auto" w:line="240" w:before="0" w:after="0"/>
              <w:jc w:val="both"/>
              <w:rPr>
                <w:sz w:val="24"/>
                <w:szCs w:val="24"/>
              </w:rPr>
            </w:pPr>
            <w:r>
              <w:rPr>
                <w:sz w:val="24"/>
                <w:szCs w:val="24"/>
              </w:rPr>
              <w:t>Batch 1</w:t>
            </w:r>
          </w:p>
        </w:tc>
        <w:tc>
          <w:tcPr>
            <w:tcW w:w="1840" w:type="dxa"/>
            <w:tcBorders/>
          </w:tcPr>
          <w:p>
            <w:pPr>
              <w:pStyle w:val="Normal"/>
              <w:widowControl w:val="false"/>
              <w:suppressAutoHyphens w:val="true"/>
              <w:spacing w:lineRule="auto" w:line="240" w:before="0" w:after="0"/>
              <w:jc w:val="both"/>
              <w:rPr>
                <w:sz w:val="24"/>
                <w:szCs w:val="24"/>
              </w:rPr>
            </w:pPr>
            <w:r>
              <w:rPr>
                <w:sz w:val="24"/>
                <w:szCs w:val="24"/>
              </w:rPr>
              <w:t>Batch 2</w:t>
            </w:r>
          </w:p>
        </w:tc>
        <w:tc>
          <w:tcPr>
            <w:tcW w:w="1840" w:type="dxa"/>
            <w:tcBorders/>
          </w:tcPr>
          <w:p>
            <w:pPr>
              <w:pStyle w:val="Normal"/>
              <w:widowControl w:val="false"/>
              <w:suppressAutoHyphens w:val="true"/>
              <w:spacing w:lineRule="auto" w:line="240" w:before="0" w:after="0"/>
              <w:jc w:val="both"/>
              <w:rPr>
                <w:sz w:val="24"/>
                <w:szCs w:val="24"/>
              </w:rPr>
            </w:pPr>
            <w:r>
              <w:rPr>
                <w:sz w:val="24"/>
                <w:szCs w:val="24"/>
              </w:rPr>
              <w:t>Batch 3</w:t>
            </w:r>
          </w:p>
        </w:tc>
        <w:tc>
          <w:tcPr>
            <w:tcW w:w="1688" w:type="dxa"/>
            <w:tcBorders/>
          </w:tcPr>
          <w:p>
            <w:pPr>
              <w:pStyle w:val="Normal"/>
              <w:widowControl w:val="false"/>
              <w:suppressAutoHyphens w:val="true"/>
              <w:spacing w:lineRule="auto" w:line="240" w:before="0" w:after="0"/>
              <w:jc w:val="both"/>
              <w:rPr>
                <w:sz w:val="24"/>
                <w:szCs w:val="24"/>
              </w:rPr>
            </w:pPr>
            <w:r>
              <w:rPr>
                <w:sz w:val="24"/>
                <w:szCs w:val="24"/>
              </w:rPr>
              <w:t>Batch 4</w:t>
            </w:r>
          </w:p>
        </w:tc>
      </w:tr>
      <w:tr>
        <w:trPr/>
        <w:tc>
          <w:tcPr>
            <w:tcW w:w="1852" w:type="dxa"/>
            <w:tcBorders/>
          </w:tcPr>
          <w:p>
            <w:pPr>
              <w:pStyle w:val="Normal"/>
              <w:widowControl w:val="false"/>
              <w:suppressAutoHyphens w:val="true"/>
              <w:spacing w:lineRule="auto" w:line="240" w:before="0" w:after="0"/>
              <w:jc w:val="both"/>
              <w:rPr>
                <w:sz w:val="24"/>
                <w:szCs w:val="24"/>
              </w:rPr>
            </w:pPr>
            <w:r>
              <w:rPr>
                <w:sz w:val="24"/>
                <w:szCs w:val="24"/>
              </w:rPr>
              <w:t>Used family</w:t>
            </w:r>
          </w:p>
        </w:tc>
        <w:tc>
          <w:tcPr>
            <w:tcW w:w="1841" w:type="dxa"/>
            <w:tcBorders/>
          </w:tcPr>
          <w:p>
            <w:pPr>
              <w:pStyle w:val="Normal"/>
              <w:widowControl w:val="false"/>
              <w:suppressAutoHyphens w:val="true"/>
              <w:spacing w:lineRule="auto" w:line="240" w:before="0" w:after="0"/>
              <w:jc w:val="both"/>
              <w:rPr>
                <w:sz w:val="24"/>
                <w:szCs w:val="24"/>
              </w:rPr>
            </w:pPr>
            <w:r>
              <w:rPr>
                <w:sz w:val="24"/>
                <w:szCs w:val="24"/>
              </w:rPr>
              <w:t>IBB 2 21</w:t>
            </w:r>
          </w:p>
        </w:tc>
        <w:tc>
          <w:tcPr>
            <w:tcW w:w="1840" w:type="dxa"/>
            <w:tcBorders/>
          </w:tcPr>
          <w:p>
            <w:pPr>
              <w:pStyle w:val="Normal"/>
              <w:widowControl w:val="false"/>
              <w:suppressAutoHyphens w:val="true"/>
              <w:spacing w:lineRule="auto" w:line="240" w:before="0" w:after="0"/>
              <w:jc w:val="both"/>
              <w:rPr>
                <w:sz w:val="24"/>
                <w:szCs w:val="24"/>
              </w:rPr>
            </w:pPr>
            <w:r>
              <w:rPr>
                <w:sz w:val="24"/>
                <w:szCs w:val="24"/>
              </w:rPr>
              <w:t>LK 2 21</w:t>
            </w:r>
          </w:p>
        </w:tc>
        <w:tc>
          <w:tcPr>
            <w:tcW w:w="1840" w:type="dxa"/>
            <w:tcBorders/>
          </w:tcPr>
          <w:p>
            <w:pPr>
              <w:pStyle w:val="Normal"/>
              <w:widowControl w:val="false"/>
              <w:suppressAutoHyphens w:val="true"/>
              <w:spacing w:lineRule="auto" w:line="240" w:before="0" w:after="0"/>
              <w:jc w:val="both"/>
              <w:rPr>
                <w:sz w:val="24"/>
                <w:szCs w:val="24"/>
              </w:rPr>
            </w:pPr>
            <w:r>
              <w:rPr>
                <w:sz w:val="24"/>
                <w:szCs w:val="24"/>
              </w:rPr>
              <w:t>IBB 2 21</w:t>
            </w:r>
          </w:p>
        </w:tc>
        <w:tc>
          <w:tcPr>
            <w:tcW w:w="1688" w:type="dxa"/>
            <w:tcBorders/>
          </w:tcPr>
          <w:p>
            <w:pPr>
              <w:pStyle w:val="Normal"/>
              <w:widowControl w:val="false"/>
              <w:suppressAutoHyphens w:val="true"/>
              <w:spacing w:lineRule="auto" w:line="240" w:before="0" w:after="0"/>
              <w:jc w:val="both"/>
              <w:rPr>
                <w:sz w:val="24"/>
                <w:szCs w:val="24"/>
              </w:rPr>
            </w:pPr>
            <w:r>
              <w:rPr>
                <w:sz w:val="24"/>
                <w:szCs w:val="24"/>
              </w:rPr>
              <w:t>IBB 4 21</w:t>
            </w:r>
          </w:p>
        </w:tc>
      </w:tr>
    </w:tbl>
    <w:p>
      <w:pPr>
        <w:pStyle w:val="Normal"/>
        <w:jc w:val="both"/>
        <w:rPr>
          <w:sz w:val="24"/>
          <w:szCs w:val="24"/>
        </w:rPr>
      </w:pPr>
      <w:r>
        <w:rPr>
          <w:sz w:val="24"/>
          <w:szCs w:val="24"/>
        </w:rPr>
      </w:r>
    </w:p>
    <w:p>
      <w:pPr>
        <w:pStyle w:val="Normal"/>
        <w:spacing w:lineRule="auto" w:line="360"/>
        <w:jc w:val="both"/>
        <w:rPr>
          <w:sz w:val="24"/>
          <w:szCs w:val="24"/>
        </w:rPr>
      </w:pPr>
      <w:r>
        <w:rPr>
          <w:sz w:val="24"/>
          <w:szCs w:val="24"/>
        </w:rPr>
        <w:t xml:space="preserve">Batch 1 only containing adult male copepods also received 10 </w:t>
      </w:r>
      <w:r>
        <w:rPr>
          <w:rFonts w:cs="Calibri" w:cstheme="minorHAnsi"/>
          <w:sz w:val="24"/>
          <w:szCs w:val="24"/>
        </w:rPr>
        <w:t>µ</w:t>
      </w:r>
      <w:r>
        <w:rPr>
          <w:sz w:val="24"/>
          <w:szCs w:val="24"/>
        </w:rPr>
        <w:t xml:space="preserve">L of 0,001% methylene blue solution in order to prevent the growth of fungi </w:t>
      </w:r>
      <w:r>
        <w:fldChar w:fldCharType="begin"/>
      </w:r>
      <w:r>
        <w:rPr>
          <w:sz w:val="24"/>
          <w:szCs w:val="24"/>
        </w:rPr>
        <w:instrText xml:space="preserve">ADDIN ZOTERO_ITEM CSL_CITATION {"citationID":"rFxNTTFV","properties":{"formattedCitation":"[13]","plainCitation":"[13]","noteIndex":0},"citationItems":[{"id":81,"uris":["http://zotero.org/users/9313813/items/LHLG7RAT"],"itemData":{"id":81,"type":"article-journal","abstract":"Candida albicans is known to cause infections ranging from superficial \nand systemic in immunocompromised person. In this study, we explored that the \nantifungal action of Methylene blue (MB) is mediated through mitochondrial \ndysfunction and disruption of redox and membrane homeostasis against C. \nalbicans. We demonstrated that MB displayed its antifungal potential against\nC. albicans and two clinical isolates tested. We also showed that MB is \neffective against two non- albicans species as well. Notably, the \nantifungal effect of MB seems to be independent of the major drug efflux pumps \ntransporter activity. We explored that MB treated Candida cells were \nsensitive on non-fermentable carbon source leading us to propose that MB \ninhibits mitochondria. This sensitive phenotype was reinforced with the fact \nthat sensitivity of Candida cells to MB could be rescued upon the \nsupplementation of ascorbic acid, an antioxidant. This clearly suggests that \ndisturbances in redox status are linked with MB action. We further demonstrated \nthat Candida cells were susceptible to membrane perturbing agent viz. SDS \nwhich was additionally confirmed by transmission electron micrographs showing \ndisruption of membrane integrity. Moreover, the ergosterol levels were \nsignificantly decreased by 66% suggesting lipid compositional changes due to MB. \nFurthermore, we could demonstrate that MB inhibits the yeast to hyphal \ntransition in C. albicans which is one of the major virulence attribute \nin most of the hyphal inducing conditions. Taken together, the data generated \nfrom present study clearly establishes MB as promising antifungal agent that \ncould be efficiently employed in strategies to treat Candida infections.","container-title":"The Open Microbiology Journal","DOI":"10.2174/1874285801610010012","ISSN":"1874-2858","journalAbbreviation":"Open Microbiol J","note":"PMID: 27006725\nPMCID: PMC4780517","page":"12-22","source":"PubMed Central","title":"Antifungal Action of Methylene Blue Involves Mitochondrial Dysfunction and Disruption of Redox and Membrane Homeostasis in C. albicans","volume":"10","author":[{"family":"Ansari","given":"Moiz A."},{"family":"Fatima","given":"Zeeshan"},{"family":"Hameed","given":"Saif"}],"issued":{"date-parts":[["2016",2,25]]}}}],"schema":"https://github.com/citation-style-language/schema/raw/master/csl-citation.json"}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[13]</w:t>
      </w:r>
      <w:r>
        <w:rPr>
          <w:sz w:val="24"/>
          <w:szCs w:val="24"/>
        </w:rPr>
      </w:r>
      <w:r>
        <w:rPr>
          <w:sz w:val="24"/>
          <w:szCs w:val="24"/>
        </w:rPr>
        <w:fldChar w:fldCharType="end"/>
      </w:r>
      <w:r>
        <w:rPr>
          <w:sz w:val="24"/>
          <w:szCs w:val="24"/>
        </w:rPr>
        <w:t xml:space="preserve">. Male copepods were used since they are prone to be easier infectable due to the tradeoff between immune functions and testosterone </w:t>
      </w:r>
      <w:r>
        <w:fldChar w:fldCharType="begin"/>
      </w:r>
      <w:r>
        <w:rPr>
          <w:sz w:val="24"/>
          <w:szCs w:val="24"/>
        </w:rPr>
        <w:instrText xml:space="preserve">ADDIN ZOTERO_ITEM CSL_CITATION {"citationID":"x3lpsI58","properties":{"formattedCitation":"[4], [14]","plainCitation":"[4], [14]","noteIndex":0},"citationItems":[{"id":66,"uris":["http://zotero.org/users/9313813/items/ND87RHQ8"],"itemData":{"id":66,"type":"article-journal","abstract":"Allocation tradeoffs with the immune system can enforce honesty on sexual signals that act as indicators of individual quality. Such tradeoffs can be brought about by (1) the dual action of testosterone, which stimulates sexual signals but also suppresses immune functions, and/or (2) competition for carotenoids, which can be deposited as ornamental pigments or used as antioxidants in support of immune functions. Recent studies1–3 integrate these two mechanisms by showing that testosterone treatment in male birds upregulates circulating lipoproteins, plasma carriers for carotenoids, and increases bio-availability of carotenoids, which enhances carotenoid-based sexual coloration and immune responsiveness. BioEssays 29:427–430, 2007. © 2007 Wiley Periodicals, Inc.","container-title":"BioEssays","DOI":"10.1002/bies.20563","ISSN":"1521-1878","issue":"5","language":"en","note":"_eprint: https://onlinelibrary.wiley.com/doi/pdf/10.1002/bies.20563","page":"427-430","source":"Wiley Online Library","title":"Testosterone and carotenoids: an integrated view of trade-offs between immunity and sexual signalling","title-short":"Testosterone and carotenoids","volume":"29","author":[{"family":"Peters","given":"Anne"}],"issued":{"date-parts":[["2007"]]}}},{"id":28,"uris":["http://zotero.org/users/9313813/items/KJTF6Z3X"],"itemData":{"id":28,"type":"article-journal","abstract":"In an experiment to study the infectivity, growth and virulence of Schistocephalus solidus in their ﬁrst intermediate host, copepods of the species Macrocyclops albidus were kept singly and exposed to up to 9 coracidia. Eleven or 14 days postinfection (p.i.) the presence and growth of the cestode larvae relative to survival, growth and reproduction of their host was determined. As expected, the probability of a copepod becoming infected increased with increasing numbers of parasites administered. However, the chances of a single coracidium establishing in a copepod also increased with increasing numbers of coracidia administered, which indicates that the parasites proﬁt from a dilution eﬀect of the host’s defence. Copepod size or developmental stage had no signiﬁcant eﬀect on the infection, but 14 days p.i., constraining eﬀects of copepod size on the growth of the parasites were apparent. Moreover, procercoids in multiple infections grew smaller and developed their cercomer at a smaller size than those in single infections. No signiﬁcant eﬀect of the parasite on host mortality was found within the observation period. However, growth between the 5th copepodid stage and adult stage was negatively aﬀected by infection. An infection with S. solidus was also strongly linked with host reproduction : infected females were more likely to bear an egg sac at the end of the experiment than non-infected ones. These egg sacs, however, contained fewer eggs.","container-title":"Parasitology","DOI":"10.1017/S0031182097001406","ISSN":"0031-1820, 1469-8161","issue":"3","journalAbbreviation":"Parasitology","language":"en","page":"317-324","source":"DOI.org (Crossref)","title":"The infectivity, growth, and virulence of the cestode &lt;i&gt;Schistocephalus solidus&lt;/i&gt; in its first intermediate host, the copepod &lt;i&gt;Macrocyclops albidus&lt;/i&gt;","volume":"115","author":[{"family":"Wedekind","given":"C."}],"issued":{"date-parts":[["1997",9]]}}}],"schema":"https://github.com/citation-style-language/schema/raw/master/csl-citation.json"}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[4], [14]</w:t>
      </w:r>
      <w:r>
        <w:rPr>
          <w:sz w:val="24"/>
          <w:szCs w:val="24"/>
        </w:rPr>
      </w:r>
      <w:r>
        <w:rPr>
          <w:sz w:val="24"/>
          <w:szCs w:val="24"/>
        </w:rPr>
        <w:fldChar w:fldCharType="end"/>
      </w:r>
      <w:r>
        <w:rPr>
          <w:sz w:val="24"/>
          <w:szCs w:val="24"/>
        </w:rPr>
        <w:t xml:space="preserve"> and furthermore, female copepods may unnotably develop egg sacs after the isolation, even though, none were visible during the isolation. Bearing egg sacs adds another variable to the experiment which should be avoided in order to standardize as much as possible except the infection status. Adult male copepods can be easily differentiated from females by their spermatophores (Figure 5). </w:t>
      </w:r>
    </w:p>
    <w:p>
      <w:pPr>
        <w:pStyle w:val="Normal"/>
        <w:keepNext w:val="true"/>
        <w:jc w:val="center"/>
        <w:rPr/>
      </w:pPr>
      <w:r>
        <w:rPr/>
        <w:drawing>
          <wp:anchor behindDoc="0" distT="0" distB="0" distL="0" distR="0" simplePos="0" locked="0" layoutInCell="0" allowOverlap="1" relativeHeight="15">
            <wp:simplePos x="0" y="0"/>
            <wp:positionH relativeFrom="column">
              <wp:posOffset>2618105</wp:posOffset>
            </wp:positionH>
            <wp:positionV relativeFrom="paragraph">
              <wp:posOffset>1542415</wp:posOffset>
            </wp:positionV>
            <wp:extent cx="422275" cy="335280"/>
            <wp:effectExtent l="0" t="0" r="0" b="0"/>
            <wp:wrapNone/>
            <wp:docPr id="7" name="Freihand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ihand 6" descr=""/>
                    <pic:cNvPicPr>
                      <a:picLocks noChangeAspect="1" noChangeArrowheads="1"/>
                    </pic:cNvPicPr>
                  </pic:nvPicPr>
                  <pic:blipFill>
                    <a:blip r:embed="rId9"/>
                    <a:stretch>
                      <a:fillRect/>
                    </a:stretch>
                  </pic:blipFill>
                  <pic:spPr bwMode="auto">
                    <a:xfrm>
                      <a:off x="0" y="0"/>
                      <a:ext cx="422275" cy="335280"/>
                    </a:xfrm>
                    <a:prstGeom prst="rect">
                      <a:avLst/>
                    </a:prstGeom>
                  </pic:spPr>
                </pic:pic>
              </a:graphicData>
            </a:graphic>
          </wp:anchor>
        </w:drawing>
        <w:drawing>
          <wp:inline distT="0" distB="0" distL="0" distR="0">
            <wp:extent cx="2377440" cy="3069590"/>
            <wp:effectExtent l="0" t="0" r="0" b="0"/>
            <wp:docPr id="8" name="Grafik 8" descr="Ein Bild, das Gliederfüßer, Wirbellose, Kiemenfußkrebse, Ruderfußkreb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Gliederfüßer, Wirbellose, Kiemenfußkrebse, Ruderfußkrebs enthält.&#10;&#10;Automatisch generierte Beschreibung"/>
                    <pic:cNvPicPr>
                      <a:picLocks noChangeAspect="1" noChangeArrowheads="1"/>
                    </pic:cNvPicPr>
                  </pic:nvPicPr>
                  <pic:blipFill>
                    <a:blip r:embed="rId10"/>
                    <a:srcRect l="30271" t="4029" r="19644" b="9671"/>
                    <a:stretch>
                      <a:fillRect/>
                    </a:stretch>
                  </pic:blipFill>
                  <pic:spPr bwMode="auto">
                    <a:xfrm>
                      <a:off x="0" y="0"/>
                      <a:ext cx="2377440" cy="3069590"/>
                    </a:xfrm>
                    <a:prstGeom prst="rect">
                      <a:avLst/>
                    </a:prstGeom>
                  </pic:spPr>
                </pic:pic>
              </a:graphicData>
            </a:graphic>
          </wp:inline>
        </w:drawing>
      </w:r>
    </w:p>
    <w:p>
      <w:pPr>
        <w:pStyle w:val="Caption1"/>
        <w:spacing w:before="0" w:after="0"/>
        <w:jc w:val="center"/>
        <w:rPr/>
      </w:pPr>
      <w:r>
        <w:rPr/>
        <w:t>Figure 5: Example of a male adult copepod. The red marked area shows its spermatophores.</w:t>
      </w:r>
    </w:p>
    <w:p>
      <w:pPr>
        <w:pStyle w:val="Caption1"/>
        <w:spacing w:before="0" w:after="0"/>
        <w:jc w:val="center"/>
        <w:rPr/>
      </w:pPr>
      <w:r>
        <w:rPr>
          <w:rFonts w:cs="Calibri" w:cstheme="minorHAnsi"/>
        </w:rPr>
        <w:t xml:space="preserve">© N. </w:t>
      </w:r>
      <w:r>
        <w:rPr/>
        <w:t>Vo 2022</w:t>
      </w:r>
    </w:p>
    <w:p>
      <w:pPr>
        <w:pStyle w:val="Normal"/>
        <w:rPr/>
      </w:pPr>
      <w:r>
        <w:rPr/>
      </w:r>
    </w:p>
    <w:p>
      <w:pPr>
        <w:pStyle w:val="Normal"/>
        <w:spacing w:lineRule="auto" w:line="360"/>
        <w:jc w:val="both"/>
        <w:rPr>
          <w:sz w:val="24"/>
          <w:szCs w:val="24"/>
        </w:rPr>
      </w:pPr>
      <w:r>
        <w:rPr>
          <w:sz w:val="24"/>
          <w:szCs w:val="24"/>
        </w:rPr>
        <w:t>After one week, the first batch was discarded due to a high mortality among the copepods. Around 60% of the copepods were found dead while their bodies were intact which indicates that methylene blue may be deadly toxic for the copepods, even in low concentrations. The second and third batch only contained male copepods as well.</w:t>
      </w:r>
    </w:p>
    <w:p>
      <w:pPr>
        <w:pStyle w:val="Normal"/>
        <w:spacing w:lineRule="auto" w:line="360"/>
        <w:jc w:val="both"/>
        <w:rPr>
          <w:sz w:val="24"/>
          <w:szCs w:val="24"/>
        </w:rPr>
      </w:pPr>
      <w:r>
        <w:rPr>
          <w:sz w:val="24"/>
          <w:szCs w:val="24"/>
        </w:rPr>
        <w:t xml:space="preserve">Just like the first batch, that was discarded, each copepod individual in the second batch received six different densities of prey. The prey that was used were </w:t>
      </w:r>
      <w:r>
        <w:rPr>
          <w:i/>
          <w:sz w:val="24"/>
          <w:szCs w:val="24"/>
        </w:rPr>
        <w:t xml:space="preserve">Artemia </w:t>
      </w:r>
      <w:r>
        <w:rPr>
          <w:sz w:val="24"/>
          <w:szCs w:val="24"/>
        </w:rPr>
        <w:t xml:space="preserve">spec. nauplius larvae of the same stage (Figure 6). This stage was not determined but the only relevant factor was to only use the same larval stages as standardized prey. </w:t>
      </w:r>
    </w:p>
    <w:p>
      <w:pPr>
        <w:pStyle w:val="Normal"/>
        <w:keepNext w:val="true"/>
        <w:spacing w:lineRule="auto" w:line="360"/>
        <w:jc w:val="center"/>
        <w:rPr/>
      </w:pPr>
      <w:r>
        <w:rPr/>
        <w:drawing>
          <wp:inline distT="0" distB="0" distL="0" distR="0">
            <wp:extent cx="1895475" cy="1724025"/>
            <wp:effectExtent l="0" t="0" r="0" b="0"/>
            <wp:docPr id="9"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3" descr=""/>
                    <pic:cNvPicPr>
                      <a:picLocks noChangeAspect="1" noChangeArrowheads="1"/>
                    </pic:cNvPicPr>
                  </pic:nvPicPr>
                  <pic:blipFill>
                    <a:blip r:embed="rId11"/>
                    <a:srcRect l="34600" t="33335" r="32448" b="26717"/>
                    <a:stretch>
                      <a:fillRect/>
                    </a:stretch>
                  </pic:blipFill>
                  <pic:spPr bwMode="auto">
                    <a:xfrm>
                      <a:off x="0" y="0"/>
                      <a:ext cx="1895475" cy="1724025"/>
                    </a:xfrm>
                    <a:prstGeom prst="rect">
                      <a:avLst/>
                    </a:prstGeom>
                  </pic:spPr>
                </pic:pic>
              </a:graphicData>
            </a:graphic>
          </wp:inline>
        </w:drawing>
      </w:r>
    </w:p>
    <w:p>
      <w:pPr>
        <w:pStyle w:val="Caption1"/>
        <w:spacing w:before="0" w:after="0"/>
        <w:jc w:val="center"/>
        <w:rPr/>
      </w:pPr>
      <w:r>
        <w:rPr/>
        <w:t xml:space="preserve">Figure 6: Example of </w:t>
      </w:r>
      <w:r>
        <w:rPr>
          <w:i w:val="false"/>
        </w:rPr>
        <w:t>Artemia</w:t>
      </w:r>
      <w:r>
        <w:rPr/>
        <w:t xml:space="preserve"> larval stage used with body length. This exemplary had a body length of 444.43 </w:t>
      </w:r>
      <w:r>
        <w:rPr>
          <w:rFonts w:cs="Calibri" w:cstheme="minorHAnsi"/>
        </w:rPr>
        <w:t>µ</w:t>
      </w:r>
      <w:r>
        <w:rPr/>
        <w:t xml:space="preserve">m. </w:t>
      </w:r>
    </w:p>
    <w:p>
      <w:pPr>
        <w:pStyle w:val="Caption1"/>
        <w:spacing w:before="0" w:after="0"/>
        <w:jc w:val="center"/>
        <w:rPr>
          <w:sz w:val="24"/>
          <w:szCs w:val="24"/>
        </w:rPr>
      </w:pPr>
      <w:r>
        <w:rPr>
          <w:rFonts w:cs="Calibri" w:cstheme="minorHAnsi"/>
        </w:rPr>
        <w:t xml:space="preserve">© N. </w:t>
      </w:r>
      <w:r>
        <w:rPr/>
        <w:t>Vo 2022</w:t>
      </w:r>
    </w:p>
    <w:p>
      <w:pPr>
        <w:pStyle w:val="Caption1"/>
        <w:jc w:val="center"/>
        <w:rPr/>
      </w:pPr>
      <w:r>
        <w:rPr/>
      </w:r>
    </w:p>
    <w:p>
      <w:pPr>
        <w:pStyle w:val="Normal"/>
        <w:spacing w:lineRule="auto" w:line="360"/>
        <w:jc w:val="both"/>
        <w:rPr>
          <w:sz w:val="24"/>
          <w:szCs w:val="24"/>
        </w:rPr>
      </w:pPr>
      <w:r>
        <w:rPr>
          <w:sz w:val="24"/>
          <w:szCs w:val="24"/>
        </w:rPr>
        <w:t xml:space="preserve">In order to prepare the prey, the </w:t>
      </w:r>
      <w:r>
        <w:rPr>
          <w:i/>
          <w:sz w:val="24"/>
          <w:szCs w:val="24"/>
        </w:rPr>
        <w:t xml:space="preserve">Artemia </w:t>
      </w:r>
      <w:r>
        <w:rPr>
          <w:sz w:val="24"/>
          <w:szCs w:val="24"/>
        </w:rPr>
        <w:t xml:space="preserve">spec. larvae were bred in 3% salt water under constant oxygen influx approximately 36 hours before feeding them to the copepods. Afterwards, the eggs were flushed from the tanks and the larvae washed with tab water to reduce the salinity before isolating them under a binocular microscope into the specific densities for each copepod for the assigned day. After the isolation of the different densities for each copepod, the larvae were pipetted into the wells containing the copepods. Generally, it’s important to include several lower densities in order to distinguish between a type ll and type lll functional response (hereafter FR), because the clearance rate of a type lll FR increases with the prey density </w:t>
      </w:r>
      <w:r>
        <w:fldChar w:fldCharType="begin"/>
      </w:r>
      <w:r>
        <w:rPr>
          <w:sz w:val="24"/>
          <w:szCs w:val="24"/>
        </w:rPr>
        <w:instrText xml:space="preserve">ADDIN ZOTERO_ITEM CSL_CITATION {"citationID":"oa1kTl6l","properties":{"formattedCitation":"[10]","plainCitation":"[10]","noteIndex":0},"citationItems":[{"id":108,"uris":["http://zotero.org/users/9313813/items/5RD8MWPN"],"itemData":{"id":108,"type":"article-journal","abstract":"Describing how resource consumption rates depend on resource density, conventionally termed “functional responses,” is crucial to understanding the population dynamics of trophically interacting organisms. Yet, accurately determining the functional response for any given pair of predator and prey remains a challenge. Moreover, functional responses are potentially complex surfaces in multidimensional space, where resource density is only one of several factors determining consumption rates. We explored how three sources of error can be addressed in the design and statistical analysis of functional response experiments: ill-chosen spacing of prey densities, heteroscedastic variance in consumption rates, and non-independence of parameters of the function describing prey consumption in relation to prey density and additional environmental factors. We generated extensive, virtual data sets that simulated feeding experiments in which both prey density and environmental temperature were varied, and for which the true, deterministic functional response surface was known and realistic variance had been added. We compared eight different methods of functional response ﬁtting, one of which stood out as best performing. We subsequently tested several conclusions from the simulation study against experimental data of zooplankton feeding on algae across a broad range of temperatures. We summarize our main ﬁndings in three best practice guidelines for the experimental estimation of functional response surfaces, of which the second is the most important: (1) space prey densities logarithmically, starting from very low densities; (2) log-transform prey consumption data prior to ﬁtting; and (3) ﬁt a multivariate functional response surface to all data (including all prey densities and other factors, in our case temperature) in a single step. We also observed that functional response surfaces were ﬁtted more accurately and precisely than their component parameters. The latter occurred because parameter estimates were non-independent, which is an inevitable feature of ﬁtting complex nonlinear functions to data: A given response surface can often be described with near-equal accuracy by multiple parameter combinations. We therefore conclude that ﬁtted functional response models perform better at optimizing the ﬁt of the overall response surface than at determining how component parameters, such as the attack rate or handling time, depend on environmental factors such as temperature.","container-title":"Ecosphere","DOI":"10.1002/ecs2.3051","ISSN":"2150-8925, 2150-8925","issue":"4","journalAbbreviation":"Ecosphere","language":"en","source":"DOI.org (Crossref)","title":"Fitting functional response surfaces to data: a best practice guide","title-short":"Fitting functional response surfaces to data","URL":"https://onlinelibrary.wiley.com/doi/10.1002/ecs2.3051","volume":"11","author":[{"family":"Uszko","given":"Wojciech"},{"family":"Diehl","given":"Sebastian"},{"family":"Wickman","given":"Jonas"}],"accessed":{"date-parts":[["2022",7,29]]},"issued":{"date-parts":[["2020",4]]}}}],"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[10]</w:t>
      </w:r>
      <w:r>
        <w:rPr>
          <w:sz w:val="24"/>
          <w:szCs w:val="24"/>
        </w:rPr>
      </w:r>
      <w:r>
        <w:rPr>
          <w:sz w:val="24"/>
          <w:szCs w:val="24"/>
        </w:rPr>
        <w:fldChar w:fldCharType="end"/>
      </w:r>
      <w:r>
        <w:rPr>
          <w:sz w:val="24"/>
          <w:szCs w:val="24"/>
        </w:rPr>
        <w:t xml:space="preserve">. Therefore, the different prey densities for the copepods are: 2, 3, 5, 10, 15 and 25 first stage nauplii of </w:t>
      </w:r>
      <w:r>
        <w:rPr>
          <w:i/>
          <w:sz w:val="24"/>
          <w:szCs w:val="24"/>
        </w:rPr>
        <w:t xml:space="preserve">Artemia </w:t>
      </w:r>
      <w:r>
        <w:rPr>
          <w:sz w:val="24"/>
          <w:szCs w:val="24"/>
        </w:rPr>
        <w:t xml:space="preserve">spec. In total, each individual received the six different prey densities distributed on six different days. Five days after the exposure of the copepods to the coracidia, measurements were made every Monday, Wednesday and Friday around 4 p.m. and the supplementary table 4 shows the feeding plan for every batch. After the copepods received their specific prey (density) for the measurement day, they were left to consume the prey for two hours. After those two hours, the remaining </w:t>
      </w:r>
      <w:r>
        <w:rPr>
          <w:i/>
          <w:sz w:val="24"/>
          <w:szCs w:val="24"/>
        </w:rPr>
        <w:t xml:space="preserve">Artemia </w:t>
      </w:r>
      <w:r>
        <w:rPr>
          <w:sz w:val="24"/>
          <w:szCs w:val="24"/>
        </w:rPr>
        <w:t xml:space="preserve">spec. larvae were removed from the wells containing the copepods by pipetting them out together with a small proportion of the water. Water exchanges were done by that every time the copepods received their prey as well. Since the usage of methylene blue seems to be no option due to the mortality of the copepods, the water exchange was supposed to remove a proportion of the bacteria and fungi growing inside the wells. Furthermore, most of the time, three quarters of the water inside the wells was exchanged every time the measurement for each individual copepod was made. </w:t>
      </w:r>
    </w:p>
    <w:p>
      <w:pPr>
        <w:pStyle w:val="Normal"/>
        <w:spacing w:lineRule="auto" w:line="360"/>
        <w:jc w:val="both"/>
        <w:rPr>
          <w:sz w:val="24"/>
          <w:szCs w:val="24"/>
        </w:rPr>
      </w:pPr>
      <w:r>
        <w:rPr>
          <w:sz w:val="24"/>
          <w:szCs w:val="24"/>
        </w:rPr>
        <w:t xml:space="preserve">The results of the first measurement implied that the male adult copepods don’t consume more than 2 – 3 larvae so the parameters for batch 3 and 4 were changed in order to receive better results to create FR curves. Batch 3 already contained male copepods so this batch was exposed to coracidia of </w:t>
      </w:r>
      <w:r>
        <w:rPr>
          <w:i/>
          <w:sz w:val="24"/>
          <w:szCs w:val="24"/>
        </w:rPr>
        <w:t>S. solidus</w:t>
      </w:r>
      <w:r>
        <w:rPr>
          <w:sz w:val="24"/>
          <w:szCs w:val="24"/>
        </w:rPr>
        <w:t xml:space="preserve"> after the first three measurements of batch 2. This batch was measured in the foraging activity of </w:t>
      </w:r>
      <w:r>
        <w:rPr>
          <w:i/>
          <w:sz w:val="24"/>
          <w:szCs w:val="24"/>
        </w:rPr>
        <w:t>M. albidus</w:t>
      </w:r>
      <w:r>
        <w:rPr>
          <w:sz w:val="24"/>
          <w:szCs w:val="24"/>
        </w:rPr>
        <w:t xml:space="preserve"> in dependency of </w:t>
      </w:r>
      <w:r>
        <w:rPr>
          <w:i/>
          <w:sz w:val="24"/>
          <w:szCs w:val="24"/>
        </w:rPr>
        <w:t>S. solidus</w:t>
      </w:r>
      <w:r>
        <w:rPr>
          <w:sz w:val="24"/>
          <w:szCs w:val="24"/>
        </w:rPr>
        <w:t xml:space="preserve">. For instance, each copepod only received one larva. Every individual was measured in its consumption time of a single larva of </w:t>
      </w:r>
      <w:r>
        <w:rPr>
          <w:i/>
          <w:sz w:val="24"/>
          <w:szCs w:val="24"/>
        </w:rPr>
        <w:t xml:space="preserve">Artemia </w:t>
      </w:r>
      <w:r>
        <w:rPr>
          <w:sz w:val="24"/>
          <w:szCs w:val="24"/>
        </w:rPr>
        <w:t>spec and received six measurements five days after the exposure of the corresponding copepod treatment (Figure 3, supplementary tables 1-3). For the measurements, the time was started after administering a larva into the copepod-containing well and stopped after the copepod caught its prey (Figure 7).</w:t>
      </w:r>
    </w:p>
    <w:p>
      <w:pPr>
        <w:pStyle w:val="Normal"/>
        <w:spacing w:lineRule="auto" w:line="360"/>
        <w:jc w:val="both"/>
        <w:rPr>
          <w:color w:val="FF0000"/>
          <w:sz w:val="24"/>
          <w:szCs w:val="24"/>
          <w:lang w:val="de-DE"/>
        </w:rPr>
      </w:pPr>
      <w:r>
        <w:rPr>
          <w:color w:val="FF0000"/>
          <w:sz w:val="24"/>
          <w:szCs w:val="24"/>
          <w:lang w:val="de-DE"/>
        </w:rPr>
        <w:t>BILD COPEPOD FRISST ARTEMIE FIG 7</w:t>
      </w:r>
    </w:p>
    <w:p>
      <w:pPr>
        <w:pStyle w:val="Normal"/>
        <w:spacing w:lineRule="auto" w:line="360"/>
        <w:jc w:val="both"/>
        <w:rPr>
          <w:sz w:val="24"/>
          <w:szCs w:val="24"/>
        </w:rPr>
      </w:pPr>
      <w:r>
        <w:rPr>
          <w:sz w:val="24"/>
          <w:szCs w:val="24"/>
        </w:rPr>
        <w:t xml:space="preserve">In order to test the FR properly, female copepods were isolated for the fourth batch in hope that they consume much more than 2-3 larvae like the male adult copepods. For </w:t>
      </w:r>
      <w:r>
        <w:rPr>
          <w:i/>
          <w:sz w:val="24"/>
          <w:szCs w:val="24"/>
        </w:rPr>
        <w:t>M. albidus</w:t>
      </w:r>
      <w:r>
        <w:rPr>
          <w:sz w:val="24"/>
          <w:szCs w:val="24"/>
        </w:rPr>
        <w:t xml:space="preserve">, female individuals grow larger than male individuals. In fact, adult male copepods are approximately 0,8 mm long while female individuals grow up to approximately 1,2 mm </w:t>
      </w:r>
      <w:r>
        <w:fldChar w:fldCharType="begin"/>
      </w:r>
      <w:r>
        <w:rPr>
          <w:sz w:val="24"/>
          <w:szCs w:val="24"/>
        </w:rPr>
        <w:instrText xml:space="preserve">ADDIN ZOTERO_ITEM CSL_CITATION {"citationID":"pDmqDZKF","properties":{"formattedCitation":"[15]","plainCitation":"[15]","noteIndex":0},"citationItems":[{"id":38,"uris":["http://zotero.org/users/9313813/items/I4EW75DT"],"itemData":{"id":38,"type":"thesis","language":"eng","publisher":"Uppsala University Uppsala","source":"MPG PuRe","title":"Food and parasites - life-history decisions in copepods","URL":"https://pure.mpg.de/pubman/faces/ViewItemOverviewPage.jsp?itemId=item_1507224","author":[{"family":"Sivars Becker","given":"Lena"}],"accessed":{"date-parts":[["2022",4,4]]},"issued":{"date-parts":[["2004",5,26]]}}}],"schema":"https://github.com/citation-style-language/schema/raw/master/csl-citation.json"}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[15]</w:t>
      </w:r>
      <w:r>
        <w:rPr>
          <w:sz w:val="24"/>
          <w:szCs w:val="24"/>
        </w:rPr>
      </w:r>
      <w:r>
        <w:rPr>
          <w:sz w:val="24"/>
          <w:szCs w:val="24"/>
        </w:rPr>
        <w:fldChar w:fldCharType="end"/>
      </w:r>
      <w:r>
        <w:rPr>
          <w:sz w:val="24"/>
          <w:szCs w:val="24"/>
        </w:rPr>
        <w:t xml:space="preserve">. The larger body size of (adult) female individuals was used to filter them from smaller copepod individuals. Afterwards female individuals without egg sac (Figure 8) were isolated into 24 well plates and exposed with the same treatments to </w:t>
      </w:r>
      <w:r>
        <w:rPr>
          <w:i/>
          <w:sz w:val="24"/>
          <w:szCs w:val="24"/>
        </w:rPr>
        <w:t>S. solidus</w:t>
      </w:r>
      <w:r>
        <w:rPr>
          <w:sz w:val="24"/>
          <w:szCs w:val="24"/>
        </w:rPr>
        <w:t xml:space="preserve"> as the other three batches were (supplementary tables 1-3). Five days after the exposure of the corresponding group to the coracidia of </w:t>
      </w:r>
      <w:r>
        <w:rPr>
          <w:i/>
          <w:sz w:val="24"/>
          <w:szCs w:val="24"/>
        </w:rPr>
        <w:t>S. solidus</w:t>
      </w:r>
      <w:r>
        <w:rPr>
          <w:sz w:val="24"/>
          <w:szCs w:val="24"/>
        </w:rPr>
        <w:t xml:space="preserve">, the three plates received their measurements regarding FR with the same methods that were applied to batch 2 with the only exception of feeding the copepods every Tuesday, Thursday and Sunday instead of Monday, Wednesday and Friday. Many of the female individuals developed egg sacs up to three weeks after the isolation which unintentionally adds variables to the data. For that matter, the hatched nauplii were extracted with the regular water exchanges with the aim to remove potential food for the adult female copepods since they may eat their own nauplii </w:t>
      </w:r>
      <w:r>
        <w:fldChar w:fldCharType="begin"/>
      </w:r>
      <w:r>
        <w:rPr>
          <w:sz w:val="24"/>
          <w:szCs w:val="24"/>
        </w:rPr>
        <w:instrText xml:space="preserve">ADDIN ZOTERO_ITEM CSL_CITATION {"citationID":"WNg31X8R","properties":{"formattedCitation":"[16]","plainCitation":"[16]","noteIndex":0},"citationItems":[{"id":116,"uris":["http://zotero.org/users/9313813/items/BNWVKW3F"],"itemData":{"id":116,"type":"article-journal","container-title":"SIL Proceedings, 1922-2010","DOI":"10.1080/03680770.1980.11897236","ISSN":"0368-0770","issue":"3","note":"publisher: Taylor &amp; Francis\n_eprint: https://doi.org/10.1080/03680770.1980.11897236","page":"1573-1577","source":"Taylor and Francis+NEJM","title":"The impact of predation by cyclopoid copepods on zooplankton","volume":"21","author":[{"family":"Brandl","given":"Z."},{"family":"Fernando","given":"C. H."}],"issued":{"date-parts":[["1981",12,1]]}}}],"schema":"https://github.com/citation-style-language/schema/raw/master/csl-citation.json"}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[16]</w:t>
      </w:r>
      <w:r>
        <w:rPr>
          <w:sz w:val="24"/>
          <w:szCs w:val="24"/>
        </w:rPr>
      </w:r>
      <w:r>
        <w:rPr>
          <w:sz w:val="24"/>
          <w:szCs w:val="24"/>
        </w:rPr>
        <w:fldChar w:fldCharType="end"/>
      </w:r>
      <w:r>
        <w:rPr>
          <w:sz w:val="24"/>
          <w:szCs w:val="24"/>
        </w:rPr>
        <w:t>.</w:t>
      </w:r>
    </w:p>
    <w:p>
      <w:pPr>
        <w:pStyle w:val="ListParagraph"/>
        <w:keepNext w:val="true"/>
        <w:jc w:val="center"/>
        <w:rPr/>
      </w:pPr>
      <w:r>
        <w:rPr/>
        <w:drawing>
          <wp:inline distT="0" distB="0" distL="0" distR="0">
            <wp:extent cx="3811270" cy="2505075"/>
            <wp:effectExtent l="0" t="0" r="0" b="0"/>
            <wp:docPr id="10" name="Grafik 21" descr="Ein Bild, das Text, Wirbellose, Gliederfüß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1" descr="Ein Bild, das Text, Wirbellose, Gliederfüßer enthält.&#10;&#10;Automatisch generierte Beschreibung"/>
                    <pic:cNvPicPr>
                      <a:picLocks noChangeAspect="1" noChangeArrowheads="1"/>
                    </pic:cNvPicPr>
                  </pic:nvPicPr>
                  <pic:blipFill>
                    <a:blip r:embed="rId12"/>
                    <a:srcRect l="0" t="0" r="0" b="10537"/>
                    <a:stretch>
                      <a:fillRect/>
                    </a:stretch>
                  </pic:blipFill>
                  <pic:spPr bwMode="auto">
                    <a:xfrm>
                      <a:off x="0" y="0"/>
                      <a:ext cx="3811270" cy="2505075"/>
                    </a:xfrm>
                    <a:prstGeom prst="rect">
                      <a:avLst/>
                    </a:prstGeom>
                  </pic:spPr>
                </pic:pic>
              </a:graphicData>
            </a:graphic>
          </wp:inline>
        </w:drawing>
      </w:r>
    </w:p>
    <w:p>
      <w:pPr>
        <w:pStyle w:val="Caption1"/>
        <w:spacing w:before="0" w:after="0"/>
        <w:jc w:val="center"/>
        <w:rPr/>
      </w:pPr>
      <w:r>
        <w:rPr/>
        <w:t xml:space="preserve">Figure 8: Example of female copepod with egg sacs. From L. </w:t>
      </w:r>
      <w:r>
        <w:rPr>
          <w:sz w:val="20"/>
          <w:szCs w:val="20"/>
        </w:rPr>
        <w:t>Sivars Becker 2004</w:t>
      </w:r>
    </w:p>
    <w:p>
      <w:pPr>
        <w:pStyle w:val="Normal"/>
        <w:jc w:val="both"/>
        <w:rPr/>
      </w:pPr>
      <w:r>
        <w:rPr/>
      </w:r>
    </w:p>
    <w:p>
      <w:pPr>
        <w:pStyle w:val="Normal"/>
        <w:spacing w:lineRule="auto" w:line="360"/>
        <w:jc w:val="both"/>
        <w:rPr>
          <w:sz w:val="24"/>
          <w:szCs w:val="24"/>
        </w:rPr>
      </w:pPr>
      <w:r>
        <w:rPr>
          <w:sz w:val="24"/>
          <w:szCs w:val="24"/>
        </w:rPr>
        <w:t xml:space="preserve">For every batch, the copepods were checked for procercoids 14 days after the exposure of their corresponding individuals to the exposed treatment (supplementary tables 1-3). For male copepods, procercoids of </w:t>
      </w:r>
      <w:r>
        <w:rPr>
          <w:i/>
          <w:sz w:val="24"/>
          <w:szCs w:val="24"/>
        </w:rPr>
        <w:t>S. solidus</w:t>
      </w:r>
      <w:r>
        <w:rPr>
          <w:sz w:val="24"/>
          <w:szCs w:val="24"/>
        </w:rPr>
        <w:t xml:space="preserve"> can be seen under a microscope inside their body cavity (Figure 9).</w:t>
      </w:r>
    </w:p>
    <w:p>
      <w:pPr>
        <w:pStyle w:val="Normal"/>
        <w:keepNext w:val="true"/>
        <w:jc w:val="center"/>
        <w:rPr/>
      </w:pPr>
      <w:r>
        <w:rPr/>
        <w:drawing>
          <wp:anchor behindDoc="0" distT="0" distB="0" distL="0" distR="0" simplePos="0" locked="0" layoutInCell="0" allowOverlap="1" relativeHeight="17">
            <wp:simplePos x="0" y="0"/>
            <wp:positionH relativeFrom="column">
              <wp:posOffset>2024380</wp:posOffset>
            </wp:positionH>
            <wp:positionV relativeFrom="paragraph">
              <wp:posOffset>662940</wp:posOffset>
            </wp:positionV>
            <wp:extent cx="793115" cy="847090"/>
            <wp:effectExtent l="0" t="0" r="0" b="0"/>
            <wp:wrapNone/>
            <wp:docPr id="11" name="Freihand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ihand 17" descr=""/>
                    <pic:cNvPicPr>
                      <a:picLocks noChangeAspect="1" noChangeArrowheads="1"/>
                    </pic:cNvPicPr>
                  </pic:nvPicPr>
                  <pic:blipFill>
                    <a:blip r:embed="rId13"/>
                    <a:stretch>
                      <a:fillRect/>
                    </a:stretch>
                  </pic:blipFill>
                  <pic:spPr bwMode="auto">
                    <a:xfrm>
                      <a:off x="0" y="0"/>
                      <a:ext cx="793115" cy="847090"/>
                    </a:xfrm>
                    <a:prstGeom prst="rect">
                      <a:avLst/>
                    </a:prstGeom>
                  </pic:spPr>
                </pic:pic>
              </a:graphicData>
            </a:graphic>
          </wp:anchor>
        </w:drawing>
        <w:drawing>
          <wp:inline distT="0" distB="0" distL="0" distR="0">
            <wp:extent cx="2381250" cy="3569335"/>
            <wp:effectExtent l="0" t="0" r="0" b="0"/>
            <wp:docPr id="12" name="Grafik 10" descr="Ein Bild, das Wirbellose, Gliederfüßer, Kiemenfußkrebse, Ruderfußkreb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descr="Ein Bild, das Wirbellose, Gliederfüßer, Kiemenfußkrebse, Ruderfußkrebs enthält.&#10;&#10;Automatisch generierte Beschreibung"/>
                    <pic:cNvPicPr>
                      <a:picLocks noChangeAspect="1" noChangeArrowheads="1"/>
                    </pic:cNvPicPr>
                  </pic:nvPicPr>
                  <pic:blipFill>
                    <a:blip r:embed="rId14"/>
                    <a:srcRect l="11339" t="0" r="0" b="0"/>
                    <a:stretch>
                      <a:fillRect/>
                    </a:stretch>
                  </pic:blipFill>
                  <pic:spPr bwMode="auto">
                    <a:xfrm>
                      <a:off x="0" y="0"/>
                      <a:ext cx="2381250" cy="3569335"/>
                    </a:xfrm>
                    <a:prstGeom prst="rect">
                      <a:avLst/>
                    </a:prstGeom>
                  </pic:spPr>
                </pic:pic>
              </a:graphicData>
            </a:graphic>
          </wp:inline>
        </w:drawing>
      </w:r>
    </w:p>
    <w:p>
      <w:pPr>
        <w:pStyle w:val="Caption1"/>
        <w:spacing w:before="0" w:after="0"/>
        <w:jc w:val="center"/>
        <w:rPr>
          <w:rFonts w:cs="Calibri" w:cstheme="minorHAnsi"/>
        </w:rPr>
      </w:pPr>
      <w:r>
        <w:rPr/>
        <w:t xml:space="preserve">Figure 9: Example of a procercoid inside the body cavity of its male copepod host. The blue marked area shows the procercoid. </w:t>
      </w:r>
      <w:r>
        <w:rPr>
          <w:rFonts w:cs="Calibri" w:cstheme="minorHAnsi"/>
        </w:rPr>
        <w:t>Modified from J. Kurtz 2006.</w:t>
      </w:r>
    </w:p>
    <w:p>
      <w:pPr>
        <w:pStyle w:val="Normal"/>
        <w:rPr>
          <w:sz w:val="24"/>
          <w:szCs w:val="24"/>
        </w:rPr>
      </w:pPr>
      <w:r>
        <w:rPr>
          <w:sz w:val="24"/>
          <w:szCs w:val="24"/>
        </w:rPr>
      </w:r>
    </w:p>
    <w:p>
      <w:pPr>
        <w:pStyle w:val="Normal"/>
        <w:jc w:val="both"/>
        <w:rPr>
          <w:sz w:val="24"/>
          <w:szCs w:val="24"/>
        </w:rPr>
      </w:pPr>
      <w:r>
        <w:rPr>
          <w:sz w:val="24"/>
          <w:szCs w:val="24"/>
        </w:rPr>
      </w:r>
    </w:p>
    <w:p>
      <w:pPr>
        <w:pStyle w:val="Normal"/>
        <w:spacing w:lineRule="auto" w:line="360"/>
        <w:jc w:val="both"/>
        <w:rPr>
          <w:sz w:val="24"/>
          <w:szCs w:val="24"/>
        </w:rPr>
      </w:pPr>
      <w:r>
        <w:rPr>
          <w:sz w:val="24"/>
          <w:szCs w:val="24"/>
        </w:rPr>
        <w:t xml:space="preserve">Female copepods need to be dissected in order to have a proper look on the presence of procercoids, because looking at them through microscope doesn’t provide a proper insight to their body cavity (Figure 8). The female individuals were dissected by grabbing them by their head and tail with narrow dissection tweezers and pulling them apart. By doing so, the individuals die and the movement of they themselves and their organs stop while the procercoids of </w:t>
      </w:r>
      <w:r>
        <w:rPr>
          <w:i/>
          <w:sz w:val="24"/>
          <w:szCs w:val="24"/>
        </w:rPr>
        <w:t>S. solidus</w:t>
      </w:r>
      <w:r>
        <w:rPr>
          <w:sz w:val="24"/>
          <w:szCs w:val="24"/>
        </w:rPr>
        <w:t xml:space="preserve"> remain alive and eventually move outside the fresh corpse of their host. Furthermore, a few drops fresh water taken from tanks containing </w:t>
      </w:r>
      <w:r>
        <w:rPr>
          <w:i/>
          <w:sz w:val="24"/>
          <w:szCs w:val="24"/>
        </w:rPr>
        <w:t>G. aculeatus</w:t>
      </w:r>
      <w:r>
        <w:rPr>
          <w:sz w:val="24"/>
          <w:szCs w:val="24"/>
        </w:rPr>
        <w:t xml:space="preserve">, the second intermediate host of </w:t>
      </w:r>
      <w:r>
        <w:rPr>
          <w:i/>
          <w:sz w:val="24"/>
          <w:szCs w:val="24"/>
        </w:rPr>
        <w:t>S. solidus</w:t>
      </w:r>
      <w:r>
        <w:rPr>
          <w:sz w:val="24"/>
          <w:szCs w:val="24"/>
        </w:rPr>
        <w:t xml:space="preserve">, were administered to the dissected copepods in hope that </w:t>
      </w:r>
      <w:r>
        <w:rPr>
          <w:i/>
          <w:sz w:val="24"/>
          <w:szCs w:val="24"/>
        </w:rPr>
        <w:t xml:space="preserve">S. solidus </w:t>
      </w:r>
      <w:r>
        <w:rPr>
          <w:sz w:val="24"/>
          <w:szCs w:val="24"/>
        </w:rPr>
        <w:t>may be attracted to the odor of it’s next obligate host.</w:t>
      </w:r>
    </w:p>
    <w:p>
      <w:pPr>
        <w:pStyle w:val="Normal"/>
        <w:spacing w:lineRule="auto" w:line="360"/>
        <w:jc w:val="both"/>
        <w:rPr>
          <w:sz w:val="24"/>
          <w:szCs w:val="24"/>
        </w:rPr>
      </w:pPr>
      <w:r>
        <w:rPr>
          <w:sz w:val="24"/>
          <w:szCs w:val="24"/>
        </w:rPr>
        <w:t xml:space="preserve">After receiving the data from the infection status of the copepods, the results of the FR measurements were statistically analyzed. Since the first batch was discarded, it wasn’t analyzed since most data points (copepods) died. The remaining three batches were all analyzed with fitting statistical methods and models. </w:t>
      </w:r>
    </w:p>
    <w:p>
      <w:pPr>
        <w:pStyle w:val="Normal"/>
        <w:spacing w:lineRule="auto" w:line="360"/>
        <w:jc w:val="both"/>
        <w:rPr>
          <w:sz w:val="24"/>
          <w:szCs w:val="24"/>
        </w:rPr>
      </w:pPr>
      <w:commentRangeStart w:id="11"/>
      <w:r>
        <w:rPr>
          <w:sz w:val="24"/>
          <w:szCs w:val="24"/>
        </w:rPr>
      </w:r>
    </w:p>
    <w:p>
      <w:pPr>
        <w:pStyle w:val="Normal"/>
        <w:spacing w:lineRule="auto" w:line="360"/>
        <w:rPr>
          <w:b/>
          <w:b/>
          <w:sz w:val="24"/>
          <w:szCs w:val="24"/>
        </w:rPr>
      </w:pPr>
      <w:r>
        <w:rPr>
          <w:b/>
          <w:sz w:val="24"/>
          <w:szCs w:val="24"/>
        </w:rPr>
        <w:t>4. Results:</w:t>
      </w:r>
      <w:ins w:id="64" w:author="Unknown Author" w:date="2022-09-04T10:31:30Z">
        <w:commentRangeEnd w:id="11"/>
        <w:r>
          <w:commentReference w:id="11"/>
        </w:r>
        <w:r>
          <w:rPr>
            <w:b/>
            <w:sz w:val="24"/>
            <w:szCs w:val="24"/>
          </w:rPr>
        </w:r>
      </w:ins>
    </w:p>
    <w:p>
      <w:pPr>
        <w:pStyle w:val="Normal"/>
        <w:spacing w:lineRule="auto" w:line="360"/>
        <w:rPr>
          <w:b/>
          <w:b/>
          <w:sz w:val="24"/>
          <w:szCs w:val="24"/>
        </w:rPr>
      </w:pPr>
      <w:r>
        <w:rPr>
          <w:b/>
          <w:sz w:val="24"/>
          <w:szCs w:val="24"/>
        </w:rPr>
        <w:t>4.1. Batch 1:</w:t>
      </w:r>
    </w:p>
    <w:p>
      <w:pPr>
        <w:pStyle w:val="Normal"/>
        <w:spacing w:lineRule="auto" w:line="360"/>
        <w:jc w:val="both"/>
        <w:rPr>
          <w:sz w:val="24"/>
          <w:szCs w:val="24"/>
        </w:rPr>
      </w:pPr>
      <w:r>
        <w:rPr>
          <w:sz w:val="24"/>
          <w:szCs w:val="24"/>
        </w:rPr>
        <w:t xml:space="preserve">Since this batch was discarded, it couldn’t be used for further analyses. </w:t>
      </w:r>
    </w:p>
    <w:p>
      <w:pPr>
        <w:pStyle w:val="Normal"/>
        <w:spacing w:lineRule="auto" w:line="360"/>
        <w:jc w:val="both"/>
        <w:rPr>
          <w:sz w:val="24"/>
          <w:szCs w:val="24"/>
        </w:rPr>
      </w:pPr>
      <w:r>
        <w:rPr>
          <w:sz w:val="24"/>
          <w:szCs w:val="24"/>
        </w:rPr>
      </w:r>
    </w:p>
    <w:p>
      <w:pPr>
        <w:pStyle w:val="Normal"/>
        <w:spacing w:lineRule="auto" w:line="360"/>
        <w:jc w:val="both"/>
        <w:rPr>
          <w:b/>
          <w:b/>
          <w:sz w:val="24"/>
          <w:szCs w:val="24"/>
        </w:rPr>
      </w:pPr>
      <w:r>
        <w:rPr>
          <w:b/>
          <w:sz w:val="24"/>
          <w:szCs w:val="24"/>
        </w:rPr>
        <w:t>4.2. Batch 2:</w:t>
      </w:r>
    </w:p>
    <w:p>
      <w:pPr>
        <w:pStyle w:val="Normal"/>
        <w:spacing w:lineRule="auto" w:line="360"/>
        <w:jc w:val="both"/>
        <w:rPr>
          <w:sz w:val="24"/>
          <w:szCs w:val="24"/>
        </w:rPr>
      </w:pPr>
      <w:r>
        <w:rPr>
          <w:sz w:val="24"/>
          <w:szCs w:val="24"/>
        </w:rPr>
        <w:t xml:space="preserve">Throughout the experiment, 5/45 of the individuals have died of unknown reasons. Among the dead copepods, four of them belonged to the exposed group. The remaining dead copepod belonged to the control group. </w:t>
      </w:r>
    </w:p>
    <w:p>
      <w:pPr>
        <w:pStyle w:val="Normal"/>
        <w:spacing w:lineRule="auto" w:line="360"/>
        <w:jc w:val="both"/>
        <w:rPr>
          <w:sz w:val="24"/>
          <w:szCs w:val="24"/>
        </w:rPr>
      </w:pPr>
      <w:r>
        <w:rPr>
          <w:sz w:val="24"/>
          <w:szCs w:val="24"/>
        </w:rPr>
        <w:t xml:space="preserve">Two weeks after the infection, the copepods were checked for procercoids under a microscope. Eight successful infections could be seen. The male copepods showed a rapid saturation independently of the density of the administered nauplii of </w:t>
      </w:r>
      <w:r>
        <w:rPr>
          <w:i/>
          <w:sz w:val="24"/>
          <w:szCs w:val="24"/>
        </w:rPr>
        <w:t>Artemia </w:t>
      </w:r>
      <w:r>
        <w:rPr>
          <w:sz w:val="24"/>
          <w:szCs w:val="24"/>
        </w:rPr>
        <w:t>spec. The majority the three groups were saturated after two nauplii which is being represented by a type ll FR. Every group shows very similar type ll curves for the mean FR of this batch (Figure 10). Successfully infected individuals show a slight tendency for a lower handling time represented as the red curve having a slightly higher saturation point (Figure 10) meaning that their capability to consume higher amounts of prey was slightly higher. Exposed, but uninfected individuals show a identical saturation curve in comparison to the control group (Figure 10).</w:t>
      </w:r>
    </w:p>
    <w:p>
      <w:pPr>
        <w:pStyle w:val="Normal"/>
        <w:spacing w:lineRule="auto" w:line="360"/>
        <w:jc w:val="center"/>
        <w:rPr>
          <w:sz w:val="24"/>
          <w:szCs w:val="24"/>
        </w:rPr>
      </w:pPr>
      <w:r>
        <w:rPr/>
        <w:drawing>
          <wp:inline distT="0" distB="0" distL="0" distR="0">
            <wp:extent cx="2836545" cy="4114800"/>
            <wp:effectExtent l="0" t="0" r="0" b="0"/>
            <wp:docPr id="13"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descr=""/>
                    <pic:cNvPicPr>
                      <a:picLocks noChangeAspect="1" noChangeArrowheads="1"/>
                    </pic:cNvPicPr>
                  </pic:nvPicPr>
                  <pic:blipFill>
                    <a:blip r:embed="rId15"/>
                    <a:srcRect l="50765" t="0" r="0" b="0"/>
                    <a:stretch>
                      <a:fillRect/>
                    </a:stretch>
                  </pic:blipFill>
                  <pic:spPr bwMode="auto">
                    <a:xfrm>
                      <a:off x="0" y="0"/>
                      <a:ext cx="2836545" cy="4114800"/>
                    </a:xfrm>
                    <a:prstGeom prst="rect">
                      <a:avLst/>
                    </a:prstGeom>
                  </pic:spPr>
                </pic:pic>
              </a:graphicData>
            </a:graphic>
          </wp:inline>
        </w:drawing>
      </w:r>
    </w:p>
    <w:p>
      <w:pPr>
        <w:pStyle w:val="Caption1"/>
        <w:jc w:val="both"/>
        <w:rPr/>
      </w:pPr>
      <w:commentRangeStart w:id="12"/>
      <w:r>
        <w:rPr/>
        <w:t>Figure 10:</w:t>
      </w:r>
      <w:ins w:id="65" w:author="Unknown Author" w:date="2022-09-04T10:23:52Z">
        <w:r>
          <w:rPr/>
        </w:r>
      </w:ins>
      <w:commentRangeEnd w:id="12"/>
      <w:r>
        <w:commentReference w:id="12"/>
      </w:r>
      <w:r>
        <w:rPr/>
        <w:t xml:space="preserve"> Number of prey (</w:t>
      </w:r>
      <w:r>
        <w:rPr>
          <w:i w:val="false"/>
        </w:rPr>
        <w:t xml:space="preserve">Artemia. </w:t>
      </w:r>
      <w:r>
        <w:rPr/>
        <w:t xml:space="preserve">spec nauplii) eaten by each copepod of batch 2 in dependency of administered prey density. The control group (C) wasn’t exposed to </w:t>
      </w:r>
      <w:r>
        <w:rPr>
          <w:i w:val="false"/>
        </w:rPr>
        <w:t>S. solidus</w:t>
      </w:r>
      <w:r>
        <w:rPr/>
        <w:t xml:space="preserve"> whereas each exposed individual had  been exposed (I- = no infection, I+ = successfully infected) to one coracidia five days before the first measurement. Confidence interval = 68%</w:t>
      </w:r>
    </w:p>
    <w:p>
      <w:pPr>
        <w:pStyle w:val="Normal"/>
        <w:spacing w:lineRule="auto" w:line="360"/>
        <w:jc w:val="both"/>
        <w:rPr>
          <w:rFonts w:eastAsia="" w:eastAsiaTheme="minorEastAsia"/>
          <w:sz w:val="24"/>
          <w:szCs w:val="24"/>
        </w:rPr>
      </w:pPr>
      <w:r>
        <w:rPr>
          <w:sz w:val="24"/>
          <w:szCs w:val="24"/>
        </w:rPr>
        <w:t xml:space="preserve">The Bayesian interference method was chosen to calculate probabilities of effects caused by the infection statuses </w:t>
      </w:r>
      <w:r>
        <w:fldChar w:fldCharType="begin"/>
      </w:r>
      <w:r>
        <w:rPr>
          <w:sz w:val="24"/>
          <w:szCs w:val="24"/>
        </w:rPr>
        <w:instrText xml:space="preserve">ADDIN ZOTERO_ITEM CSL_CITATION {"citationID":"dr3kZREg","properties":{"formattedCitation":"[17]","plainCitation":"[17]","noteIndex":0},"citationItems":[{"id":120,"uris":["http://zotero.org/users/9313813/items/3G9V2YJ5"],"itemData":{"id":120,"type":"article-journal","abstract":"We present a Bayesian method for functional response parameter estimation starting from time series of ﬁeld data on predator–prey dynamics. Population dynamics is described by a system of stochastic differential equations in which behavioral stochasticities are represented by noise terms affecting each population as well as their interaction. We focus on the estimation of a behavioral parameter appearing in the functional response of predator to prey abundance when a small number of observations is available. To deal with small sample sizes, latent data are introduced between each pair of ﬁeld observations and are considered as missing data. The method is applied to both simulated and observational data. The results obtained using different numbers of latent data are compared with those achieved following a frequentist approach. As a case study, we consider an acarine predator–prey system relevant to biological control problems.","container-title":"Bulletin of Mathematical Biology","DOI":"10.1007/s11538-007-9256-3","ISSN":"0092-8240, 1522-9602","issue":"2","journalAbbreviation":"Bull. Math. Biol.","language":"en","page":"358-381","source":"DOI.org (Crossref)","title":"Bayesian Inference for Functional Response in a Stochastic Predator–Prey System","volume":"70","author":[{"family":"Gilioli","given":"Gianni"},{"family":"Pasquali","given":"Sara"},{"family":"Ruggeri","given":"Fabrizio"}],"issued":{"date-parts":[["2008",2]]}}}],"schema":"https://github.com/citation-style-language/schema/raw/master/csl-citation.json"}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[17]</w:t>
      </w:r>
      <w:r>
        <w:rPr>
          <w:sz w:val="24"/>
          <w:szCs w:val="24"/>
        </w:rPr>
      </w:r>
      <w:r>
        <w:rPr>
          <w:sz w:val="24"/>
          <w:szCs w:val="24"/>
        </w:rPr>
        <w:fldChar w:fldCharType="end"/>
      </w:r>
      <w:r>
        <w:rPr>
          <w:sz w:val="24"/>
          <w:szCs w:val="24"/>
        </w:rPr>
        <w:t xml:space="preserve"> </w:t>
      </w:r>
      <w:r>
        <w:fldChar w:fldCharType="begin"/>
      </w:r>
      <w:r>
        <w:rPr>
          <w:sz w:val="24"/>
          <w:szCs w:val="24"/>
        </w:rPr>
        <w:instrText xml:space="preserve">ADDIN ZOTERO_ITEM CSL_CITATION {"citationID":"7SnasD2M","properties":{"formattedCitation":"[18]","plainCitation":"[18]","noteIndex":0},"citationItems":[{"id":125,"uris":["http://zotero.org/users/9313813/items/23FIDURY"],"itemData":{"id":125,"type":"article-journal","abstract":"Bayesian inference is an important statistical tool that is increasingly being used by ecologists. In a Bayesian analysis, information available before a study is conducted is summarized in a quantitative model or hypothesis: the prior probability distribution. Bayes’ Theorem uses the prior probability distribution and the likelihood of the data to generate a posterior probability distribution. Posterior probability distributions are an epistemological alternative to P-values and provide a direct measure of the degree of belief that can be placed on models, hypotheses, or parameter estimates. Moreover, Bayesian information-theoretic methods provide robust measures of the probability of alternative models, and multiple models can be averaged into a single model that reflects uncertainty in model construction and selection. These methods are demonstrated through a simple worked example. Ecologists are using Bayesian inference in studies that range from predicting single-species population dynamics to understanding ecosystem processes. Not all ecologists, however, appreciate the philosophical underpinnings of Bayesian inference. In particular, Bayesians and frequentists differ in their definition of probability and in their treatment of model parameters as random variables or estimates of true values. These assumptions must be addressed explicitly before deciding whether or not to use Bayesian methods to analyse ecological data.","container-title":"Ecology Letters","DOI":"10.1111/j.1461-0248.2004.00603.x","ISSN":"1461-0248","issue":"6","language":"en","note":"_eprint: https://onlinelibrary.wiley.com/doi/pdf/10.1111/j.1461-0248.2004.00603.x","page":"509-520","source":"Wiley Online Library","title":"Bayesian inference in ecology","volume":"7","author":[{"family":"Ellison","given":"Aaron M."}],"issued":{"date-parts":[["2004"]]}}}],"schema":"https://github.com/citation-style-language/schema/raw/master/csl-citation.json"}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[18]</w:t>
      </w:r>
      <w:r>
        <w:rPr>
          <w:sz w:val="24"/>
          <w:szCs w:val="24"/>
        </w:rPr>
      </w:r>
      <w:r>
        <w:rPr>
          <w:sz w:val="24"/>
          <w:szCs w:val="24"/>
        </w:rPr>
        <w:fldChar w:fldCharType="end"/>
      </w:r>
      <w:r>
        <w:rPr>
          <w:sz w:val="24"/>
          <w:szCs w:val="24"/>
        </w:rPr>
        <w:t xml:space="preserve">. Following values were provided by running a model based on the Holling formula (Supplements) that was created for this project (Supplementary link 1): </w:t>
      </w:r>
    </w:p>
    <w:p>
      <w:pPr>
        <w:pStyle w:val="ListParagraph"/>
        <w:numPr>
          <w:ilvl w:val="0"/>
          <w:numId w:val="5"/>
        </w:numPr>
        <w:spacing w:lineRule="auto" w:line="360"/>
        <w:jc w:val="both"/>
        <w:rPr>
          <w:sz w:val="24"/>
          <w:szCs w:val="24"/>
        </w:rPr>
      </w:pPr>
      <w:r>
        <w:rPr>
          <w:sz w:val="24"/>
          <w:szCs w:val="24"/>
        </w:rPr>
        <w:t>Attack rate: 52.8 % of the infected individuals had a higher attack rate in comparison to the control group, therefore there’re no major differences.</w:t>
      </w:r>
    </w:p>
    <w:p>
      <w:pPr>
        <w:pStyle w:val="ListParagraph"/>
        <w:numPr>
          <w:ilvl w:val="0"/>
          <w:numId w:val="5"/>
        </w:numPr>
        <w:spacing w:lineRule="auto" w:line="360"/>
        <w:jc w:val="both"/>
        <w:rPr>
          <w:sz w:val="24"/>
          <w:szCs w:val="24"/>
        </w:rPr>
      </w:pPr>
      <w:r>
        <w:rPr/>
        <w:t xml:space="preserve">Handling time: 20.95% of the infected individuals had a higher handling time in comparison to the control group, whereas the remaining infected individuals showed a slightly lower handling time than the control group. </w:t>
      </w:r>
    </w:p>
    <w:p>
      <w:pPr>
        <w:pStyle w:val="ListParagraph"/>
        <w:numPr>
          <w:ilvl w:val="0"/>
          <w:numId w:val="5"/>
        </w:numPr>
        <w:spacing w:lineRule="auto" w:line="360"/>
        <w:jc w:val="both"/>
        <w:rPr/>
      </w:pPr>
      <w:r>
        <w:rPr/>
        <w:t>Among the infected copepods, 83% of the individuals showed a slightly higher FR than the control group. In comparison to the other exposed copepods that weren’t exposed, 79% of the actually infected individuals showed a higher FR as well.</w:t>
      </w:r>
    </w:p>
    <w:p>
      <w:pPr>
        <w:pStyle w:val="Normal"/>
        <w:spacing w:lineRule="auto" w:line="360"/>
        <w:jc w:val="both"/>
        <w:rPr>
          <w:b/>
          <w:b/>
          <w:sz w:val="24"/>
          <w:szCs w:val="24"/>
        </w:rPr>
      </w:pPr>
      <w:r>
        <w:rPr>
          <w:b/>
          <w:sz w:val="24"/>
          <w:szCs w:val="24"/>
        </w:rPr>
        <w:t>4.3. Batch 3:</w:t>
      </w:r>
    </w:p>
    <w:p>
      <w:pPr>
        <w:pStyle w:val="Normal"/>
        <w:spacing w:lineRule="auto" w:line="360"/>
        <w:jc w:val="both"/>
        <w:rPr>
          <w:sz w:val="24"/>
          <w:szCs w:val="24"/>
        </w:rPr>
      </w:pPr>
      <w:r>
        <w:rPr>
          <w:sz w:val="24"/>
          <w:szCs w:val="24"/>
        </w:rPr>
        <w:t xml:space="preserve">Throughout the experiment, 11/45 of the individuals died of unknown reasons. Among the dead copepods, eight of them belonged to the exposed group, whereas the remaining three individuals belonged to the control group. Two weeks after the infection, the copepods were checked for procercoids under a microscope. No successful infections were observable. </w:t>
      </w:r>
    </w:p>
    <w:p>
      <w:pPr>
        <w:pStyle w:val="Normal"/>
        <w:keepNext w:val="true"/>
        <w:jc w:val="center"/>
        <w:rPr/>
      </w:pPr>
      <w:r>
        <w:rPr/>
        <w:drawing>
          <wp:inline distT="0" distB="0" distL="0" distR="0">
            <wp:extent cx="5207000" cy="4143375"/>
            <wp:effectExtent l="0" t="0" r="0" b="0"/>
            <wp:docPr id="14"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descr=""/>
                    <pic:cNvPicPr>
                      <a:picLocks noChangeAspect="1" noChangeArrowheads="1"/>
                    </pic:cNvPicPr>
                  </pic:nvPicPr>
                  <pic:blipFill>
                    <a:blip r:embed="rId16"/>
                    <a:stretch>
                      <a:fillRect/>
                    </a:stretch>
                  </pic:blipFill>
                  <pic:spPr bwMode="auto">
                    <a:xfrm>
                      <a:off x="0" y="0"/>
                      <a:ext cx="5207000" cy="4143375"/>
                    </a:xfrm>
                    <a:prstGeom prst="rect">
                      <a:avLst/>
                    </a:prstGeom>
                  </pic:spPr>
                </pic:pic>
              </a:graphicData>
            </a:graphic>
          </wp:inline>
        </w:drawing>
      </w:r>
    </w:p>
    <w:p>
      <w:pPr>
        <w:pStyle w:val="Caption1"/>
        <w:jc w:val="both"/>
        <w:rPr/>
      </w:pPr>
      <w:r>
        <w:rPr/>
        <w:t xml:space="preserve">Figure 11: Mean difference between the prey consumption time of copepods not exposed to </w:t>
      </w:r>
      <w:r>
        <w:rPr>
          <w:i w:val="false"/>
        </w:rPr>
        <w:t xml:space="preserve">S. solidus </w:t>
      </w:r>
      <w:r>
        <w:rPr/>
        <w:t xml:space="preserve">(Control) and copepods that have been exposed to one coracidia (Exposed) five days before the measurements shown in a Gardner-Altman estimation plot. The mean difference is plotted on a floating axis on the right as a bootstrap sampling distribution. The mean difference is depicted as a dot; the 95% confidence interval is indicated by the ends of the vertical error bar. Created by estimationstats.com </w:t>
      </w:r>
      <w:r>
        <w:fldChar w:fldCharType="begin"/>
      </w:r>
      <w:r>
        <w:rPr/>
        <w:instrText xml:space="preserve">ADDIN ZOTERO_ITEM CSL_CITATION {"citationID":"8OfZMtJl","properties":{"formattedCitation":"[19]","plainCitation":"[19]","noteIndex":0},"citationItems":[{"id":117,"uris":["http://zotero.org/users/9313813/items/PQUEMCIN"],"itemData":{"id":117,"type":"article-journal","container-title":"Nature Methods","DOI":"10.1038/s41592-019-0470-3","ISSN":"1548-7105","issue":"7","journalAbbreviation":"Nat Methods","language":"en","license":"2019 The Author(s), under exclusive licence to Springer Nature America, Inc.","note":"number: 7\npublisher: Nature Publishing Group","page":"565-566","source":"www.nature.com","title":"Moving beyond P values: data analysis with estimation graphics","title-short":"Moving beyond P values","volume":"16","author":[{"family":"Ho","given":"Joses"},{"family":"Tumkaya","given":"Tayfun"},{"family":"Aryal","given":"Sameer"},{"family":"Choi","given":"Hyungwon"},{"family":"Claridge-Chang","given":"Adam"}],"issued":{"date-parts":[["2019",7]]}}}],"schema":"https://github.com/citation-style-language/schema/raw/master/csl-citation.json"}</w:instrText>
      </w:r>
      <w:r>
        <w:rPr/>
      </w:r>
      <w:r>
        <w:rPr/>
        <w:fldChar w:fldCharType="separate"/>
      </w:r>
      <w:r>
        <w:rPr/>
      </w:r>
      <w:r>
        <w:rPr>
          <w:rFonts w:cs="Calibri"/>
        </w:rPr>
        <w:t>[19]</w:t>
      </w:r>
      <w:r>
        <w:rPr/>
      </w:r>
      <w:r>
        <w:rPr/>
        <w:fldChar w:fldCharType="end"/>
      </w:r>
    </w:p>
    <w:p>
      <w:pPr>
        <w:pStyle w:val="Normal"/>
        <w:spacing w:lineRule="auto" w:line="360"/>
        <w:jc w:val="both"/>
        <w:rPr>
          <w:sz w:val="24"/>
          <w:szCs w:val="24"/>
        </w:rPr>
      </w:pPr>
      <w:r>
        <w:rPr>
          <w:sz w:val="24"/>
          <w:szCs w:val="24"/>
        </w:rPr>
        <w:t xml:space="preserve">Both, the control and exposed group, were compared in the difference between their mean consumption time of one </w:t>
      </w:r>
      <w:r>
        <w:rPr>
          <w:i/>
          <w:sz w:val="24"/>
          <w:szCs w:val="24"/>
        </w:rPr>
        <w:t xml:space="preserve">Artemia </w:t>
      </w:r>
      <w:r>
        <w:rPr>
          <w:sz w:val="24"/>
          <w:szCs w:val="24"/>
        </w:rPr>
        <w:t xml:space="preserve">spec. larva. The bootstrap method was used in combination with a two-sided permutation t-test to determine the effect size with a null hypothesis assuming that the exposed group has the same mean prey consumption time as the control group. </w:t>
      </w:r>
    </w:p>
    <w:p>
      <w:pPr>
        <w:pStyle w:val="Normal"/>
        <w:spacing w:lineRule="auto" w:line="360"/>
        <w:jc w:val="both"/>
        <w:rPr>
          <w:sz w:val="24"/>
          <w:szCs w:val="24"/>
        </w:rPr>
      </w:pPr>
      <w:r>
        <w:rPr>
          <w:sz w:val="24"/>
          <w:szCs w:val="24"/>
        </w:rPr>
        <w:t>5000 bootstrap samples were taken and the analysis provided following statistical values:</w:t>
      </w:r>
    </w:p>
    <w:p>
      <w:pPr>
        <w:pStyle w:val="ListParagraph"/>
        <w:numPr>
          <w:ilvl w:val="0"/>
          <w:numId w:val="3"/>
        </w:numPr>
        <w:jc w:val="both"/>
        <w:rPr>
          <w:sz w:val="24"/>
          <w:szCs w:val="24"/>
        </w:rPr>
      </w:pPr>
      <w:r>
        <w:rPr>
          <w:sz w:val="24"/>
          <w:szCs w:val="24"/>
        </w:rPr>
        <w:t>P-value = 0.855</w:t>
      </w:r>
    </w:p>
    <w:p>
      <w:pPr>
        <w:pStyle w:val="ListParagraph"/>
        <w:numPr>
          <w:ilvl w:val="0"/>
          <w:numId w:val="3"/>
        </w:numPr>
        <w:jc w:val="both"/>
        <w:rPr>
          <w:sz w:val="24"/>
          <w:szCs w:val="24"/>
        </w:rPr>
      </w:pPr>
      <w:r>
        <w:rPr>
          <w:sz w:val="24"/>
          <w:szCs w:val="24"/>
        </w:rPr>
        <w:t>[95.0% Confidence: -1.09, 1.15]</w:t>
      </w:r>
    </w:p>
    <w:p>
      <w:pPr>
        <w:pStyle w:val="Normal"/>
        <w:spacing w:lineRule="auto" w:line="360"/>
        <w:jc w:val="both"/>
        <w:rPr>
          <w:sz w:val="24"/>
          <w:szCs w:val="24"/>
        </w:rPr>
      </w:pPr>
      <w:r>
        <w:rPr>
          <w:sz w:val="24"/>
          <w:szCs w:val="24"/>
        </w:rPr>
        <w:t>The P- value was calculated under the assumption of the null hypothesis, stating that there are differences between the control and exposed group.</w:t>
      </w:r>
    </w:p>
    <w:p>
      <w:pPr>
        <w:pStyle w:val="Normal"/>
        <w:spacing w:lineRule="auto" w:line="360"/>
        <w:jc w:val="both"/>
        <w:rPr>
          <w:sz w:val="24"/>
          <w:szCs w:val="24"/>
        </w:rPr>
      </w:pPr>
      <w:r>
        <w:rPr>
          <w:sz w:val="24"/>
          <w:szCs w:val="24"/>
        </w:rPr>
        <w:t xml:space="preserve">Remotely, the t-test was separately performed for both groups with the aim to check for the major differences in their mean. Following values were provided by doing so: </w:t>
      </w:r>
    </w:p>
    <w:p>
      <w:pPr>
        <w:pStyle w:val="ListParagraph"/>
        <w:numPr>
          <w:ilvl w:val="0"/>
          <w:numId w:val="6"/>
        </w:numPr>
        <w:jc w:val="both"/>
        <w:rPr>
          <w:rFonts w:ascii="Calibri" w:hAnsi="Calibri" w:eastAsia="Times New Roman" w:cs="Calibri"/>
          <w:color w:val="000000"/>
          <w:sz w:val="24"/>
          <w:szCs w:val="24"/>
          <w:lang w:val="de-DE" w:eastAsia="de-DE"/>
        </w:rPr>
      </w:pPr>
      <w:r>
        <w:rPr>
          <w:rFonts w:eastAsia="Times New Roman" w:cs="Calibri"/>
          <w:color w:val="000000"/>
          <w:sz w:val="24"/>
          <w:szCs w:val="24"/>
          <w:lang w:val="de-DE" w:eastAsia="de-DE"/>
        </w:rPr>
        <w:t>Mean (Exposed) = 3.51; Mean (Control) = 3.40</w:t>
      </w:r>
    </w:p>
    <w:p>
      <w:pPr>
        <w:pStyle w:val="ListParagraph"/>
        <w:numPr>
          <w:ilvl w:val="0"/>
          <w:numId w:val="6"/>
        </w:numPr>
        <w:jc w:val="both"/>
        <w:rPr>
          <w:rFonts w:ascii="Calibri" w:hAnsi="Calibri" w:eastAsia="Times New Roman" w:cs="Calibri"/>
          <w:color w:val="000000"/>
          <w:sz w:val="24"/>
          <w:szCs w:val="24"/>
          <w:lang w:val="de-DE" w:eastAsia="de-DE"/>
        </w:rPr>
      </w:pPr>
      <w:r>
        <w:rPr>
          <w:sz w:val="24"/>
          <w:szCs w:val="24"/>
        </w:rPr>
        <w:t xml:space="preserve">P- value = </w:t>
      </w:r>
      <w:r>
        <w:rPr>
          <w:rFonts w:eastAsia="Times New Roman" w:cs="Calibri"/>
          <w:color w:val="000000"/>
          <w:sz w:val="24"/>
          <w:szCs w:val="24"/>
          <w:lang w:val="de-DE" w:eastAsia="de-DE"/>
        </w:rPr>
        <w:t>0.43</w:t>
      </w:r>
    </w:p>
    <w:p>
      <w:pPr>
        <w:pStyle w:val="ListParagraph"/>
        <w:numPr>
          <w:ilvl w:val="0"/>
          <w:numId w:val="6"/>
        </w:numPr>
        <w:jc w:val="both"/>
        <w:rPr>
          <w:rFonts w:ascii="Calibri" w:hAnsi="Calibri" w:eastAsia="Times New Roman" w:cs="Calibri"/>
          <w:color w:val="000000"/>
          <w:sz w:val="24"/>
          <w:szCs w:val="24"/>
          <w:lang w:val="de-DE" w:eastAsia="de-DE"/>
        </w:rPr>
      </w:pPr>
      <w:r>
        <w:rPr>
          <w:sz w:val="24"/>
          <w:szCs w:val="24"/>
          <w:lang w:val="fr-FR"/>
        </w:rPr>
        <w:t xml:space="preserve">t-value = </w:t>
      </w:r>
      <w:r>
        <w:rPr>
          <w:rFonts w:eastAsia="Times New Roman" w:cs="Calibri"/>
          <w:color w:val="000000"/>
          <w:sz w:val="24"/>
          <w:szCs w:val="24"/>
          <w:lang w:val="fr-FR" w:eastAsia="de-DE"/>
        </w:rPr>
        <w:t xml:space="preserve">0.186525523; critical t-value = </w:t>
      </w:r>
      <w:r>
        <w:rPr>
          <w:rFonts w:eastAsia="Times New Roman" w:cs="Calibri"/>
          <w:color w:val="000000"/>
          <w:sz w:val="24"/>
          <w:szCs w:val="24"/>
          <w:lang w:val="de-DE" w:eastAsia="de-DE"/>
        </w:rPr>
        <w:t>1.69</w:t>
      </w:r>
    </w:p>
    <w:p>
      <w:pPr>
        <w:pStyle w:val="ListParagraph"/>
        <w:numPr>
          <w:ilvl w:val="0"/>
          <w:numId w:val="2"/>
        </w:numPr>
        <w:jc w:val="both"/>
        <w:rPr>
          <w:sz w:val="24"/>
          <w:szCs w:val="24"/>
        </w:rPr>
      </w:pPr>
      <w:r>
        <w:rPr>
          <w:sz w:val="24"/>
          <w:szCs w:val="24"/>
        </w:rPr>
        <w:t>Variance = 2.41</w:t>
      </w:r>
    </w:p>
    <w:p>
      <w:pPr>
        <w:pStyle w:val="ListParagraph"/>
        <w:numPr>
          <w:ilvl w:val="0"/>
          <w:numId w:val="2"/>
        </w:numPr>
        <w:jc w:val="both"/>
        <w:rPr>
          <w:sz w:val="24"/>
          <w:szCs w:val="24"/>
        </w:rPr>
      </w:pPr>
      <w:r>
        <w:rPr>
          <w:sz w:val="24"/>
          <w:szCs w:val="24"/>
        </w:rPr>
        <w:t>df = 32</w:t>
      </w:r>
    </w:p>
    <w:p>
      <w:pPr>
        <w:pStyle w:val="Normal"/>
        <w:jc w:val="both"/>
        <w:rPr/>
      </w:pPr>
      <w:r>
        <w:rPr/>
      </w:r>
    </w:p>
    <w:p>
      <w:pPr>
        <w:pStyle w:val="Normal"/>
        <w:jc w:val="both"/>
        <w:rPr>
          <w:color w:val="FF0000"/>
        </w:rPr>
      </w:pPr>
      <w:r>
        <w:rPr>
          <w:color w:val="FF0000"/>
        </w:rPr>
        <w:t>NORMALVERTEILUGN ZUR VISUALISIERUNG</w:t>
      </w:r>
    </w:p>
    <w:p>
      <w:pPr>
        <w:pStyle w:val="Normal"/>
        <w:jc w:val="both"/>
        <w:rPr/>
      </w:pPr>
      <w:r>
        <w:rPr/>
      </w:r>
    </w:p>
    <w:p>
      <w:pPr>
        <w:pStyle w:val="Normal"/>
        <w:spacing w:lineRule="auto" w:line="360"/>
        <w:jc w:val="both"/>
        <w:rPr>
          <w:b/>
          <w:b/>
          <w:sz w:val="24"/>
          <w:szCs w:val="24"/>
        </w:rPr>
      </w:pPr>
      <w:r>
        <w:rPr>
          <w:b/>
          <w:sz w:val="24"/>
          <w:szCs w:val="24"/>
        </w:rPr>
        <w:t>4.4. Batch 4:</w:t>
      </w:r>
    </w:p>
    <w:p>
      <w:pPr>
        <w:pStyle w:val="Normal"/>
        <w:spacing w:lineRule="auto" w:line="360"/>
        <w:jc w:val="both"/>
        <w:rPr>
          <w:sz w:val="24"/>
          <w:szCs w:val="24"/>
        </w:rPr>
      </w:pPr>
      <w:r>
        <w:rPr>
          <w:sz w:val="24"/>
          <w:szCs w:val="24"/>
        </w:rPr>
        <w:t xml:space="preserve">Throughout the experiment, 2/45 of the individuals of died of unknown reasons. Both of those individuals belonged to the exposed group. Two weeks after the infection, the copepods were dissected and checked for procercoids under a microscope. Only one successful infection was seen. Comparing the remaining 42 copepods to one infected copepod wouldn’t make sense, so this copepod was grouped together with the remaining 29 exposed copepods. The cause of the poor infectivity is unknown. </w:t>
      </w:r>
    </w:p>
    <w:p>
      <w:pPr>
        <w:pStyle w:val="Normal"/>
        <w:spacing w:lineRule="auto" w:line="360"/>
        <w:jc w:val="both"/>
        <w:rPr>
          <w:sz w:val="24"/>
          <w:szCs w:val="24"/>
        </w:rPr>
      </w:pPr>
      <w:r>
        <w:rPr>
          <w:sz w:val="24"/>
          <w:szCs w:val="24"/>
        </w:rPr>
        <w:t xml:space="preserve">During the six different measurements, I saw that up to 20  individuals developed egg sacs throughout the experiment, meaning that those individuals were fertilized during the isolation, even though, no egg sacs were visible at this time. This unintentionally adds a variable (= presence of egg sacs) to the data which biases the reliability of the data. </w:t>
      </w:r>
    </w:p>
    <w:p>
      <w:pPr>
        <w:pStyle w:val="Normal"/>
        <w:spacing w:lineRule="auto" w:line="360"/>
        <w:jc w:val="both"/>
        <w:rPr>
          <w:sz w:val="24"/>
          <w:szCs w:val="24"/>
        </w:rPr>
      </w:pPr>
      <w:r>
        <w:rPr>
          <w:sz w:val="24"/>
          <w:szCs w:val="24"/>
        </w:rPr>
        <w:t>For the analysis, the model used for this batch is almost similar to the model for batch 3 with the exception of having no infection group (Supplementary link 2).</w:t>
      </w:r>
    </w:p>
    <w:p>
      <w:pPr>
        <w:pStyle w:val="Normal"/>
        <w:spacing w:lineRule="auto" w:line="360"/>
        <w:jc w:val="both"/>
        <w:rPr>
          <w:sz w:val="24"/>
          <w:szCs w:val="24"/>
        </w:rPr>
      </w:pPr>
      <w:r>
        <w:rPr>
          <w:sz w:val="24"/>
          <w:szCs w:val="24"/>
        </w:rPr>
        <w:t xml:space="preserve">The female copepods showed a steadily growing saturation curve depending on the density of prey administered. The majority (mean) of both groups were saturated after seven </w:t>
      </w:r>
      <w:r>
        <w:rPr>
          <w:i/>
          <w:sz w:val="24"/>
          <w:szCs w:val="24"/>
        </w:rPr>
        <w:t>Artemia</w:t>
      </w:r>
      <w:r>
        <w:rPr>
          <w:sz w:val="24"/>
          <w:szCs w:val="24"/>
        </w:rPr>
        <w:t xml:space="preserve"> spec. nauplii, which is being represented by a type ll FR. Every group shows a nearly identical type ll curve for the mean FR of this batch (Figure 12).</w:t>
      </w:r>
    </w:p>
    <w:p>
      <w:pPr>
        <w:pStyle w:val="ListParagraph"/>
        <w:numPr>
          <w:ilvl w:val="0"/>
          <w:numId w:val="7"/>
        </w:numPr>
        <w:spacing w:lineRule="auto" w:line="360"/>
        <w:jc w:val="both"/>
        <w:rPr>
          <w:sz w:val="24"/>
          <w:szCs w:val="24"/>
        </w:rPr>
      </w:pPr>
      <w:r>
        <w:rPr>
          <w:sz w:val="24"/>
          <w:szCs w:val="24"/>
        </w:rPr>
        <w:t xml:space="preserve">Attack rate: </w:t>
      </w:r>
      <w:r>
        <w:rPr/>
        <w:t xml:space="preserve">69.95% </w:t>
      </w:r>
      <w:r>
        <w:rPr>
          <w:sz w:val="24"/>
          <w:szCs w:val="24"/>
        </w:rPr>
        <w:t>of the exposed had a higher attack rate in comparison to the control group, therefore there’re no major differences.</w:t>
      </w:r>
    </w:p>
    <w:p>
      <w:pPr>
        <w:pStyle w:val="ListParagraph"/>
        <w:numPr>
          <w:ilvl w:val="0"/>
          <w:numId w:val="7"/>
        </w:numPr>
        <w:spacing w:lineRule="auto" w:line="360"/>
        <w:jc w:val="both"/>
        <w:rPr>
          <w:sz w:val="24"/>
          <w:szCs w:val="24"/>
        </w:rPr>
      </w:pPr>
      <w:r>
        <w:rPr/>
        <w:t xml:space="preserve">Handling time: 56.5% of the </w:t>
      </w:r>
      <w:r>
        <w:rPr>
          <w:sz w:val="24"/>
          <w:szCs w:val="24"/>
        </w:rPr>
        <w:t>exposed had a higher attack rate in comparison to the control group, therefore there’re no major differences.</w:t>
      </w:r>
    </w:p>
    <w:p>
      <w:pPr>
        <w:pStyle w:val="ListParagraph"/>
        <w:spacing w:lineRule="auto" w:line="360"/>
        <w:jc w:val="center"/>
        <w:rPr>
          <w:b/>
          <w:b/>
          <w:sz w:val="24"/>
          <w:szCs w:val="24"/>
        </w:rPr>
      </w:pPr>
      <w:r>
        <w:rPr/>
        <w:drawing>
          <wp:inline distT="0" distB="0" distL="0" distR="0">
            <wp:extent cx="2919730" cy="3590925"/>
            <wp:effectExtent l="0" t="0" r="0" b="0"/>
            <wp:docPr id="15"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
                    <pic:cNvPicPr>
                      <a:picLocks noChangeAspect="1" noChangeArrowheads="1"/>
                    </pic:cNvPicPr>
                  </pic:nvPicPr>
                  <pic:blipFill>
                    <a:blip r:embed="rId17"/>
                    <a:srcRect l="0" t="0" r="49037" b="0"/>
                    <a:stretch>
                      <a:fillRect/>
                    </a:stretch>
                  </pic:blipFill>
                  <pic:spPr bwMode="auto">
                    <a:xfrm>
                      <a:off x="0" y="0"/>
                      <a:ext cx="2919730" cy="3590925"/>
                    </a:xfrm>
                    <a:prstGeom prst="rect">
                      <a:avLst/>
                    </a:prstGeom>
                  </pic:spPr>
                </pic:pic>
              </a:graphicData>
            </a:graphic>
          </wp:inline>
        </w:drawing>
      </w:r>
    </w:p>
    <w:p>
      <w:pPr>
        <w:pStyle w:val="Caption1"/>
        <w:jc w:val="both"/>
        <w:rPr/>
      </w:pPr>
      <w:r>
        <w:rPr/>
        <w:t>Figure 12: Number of prey (</w:t>
      </w:r>
      <w:r>
        <w:rPr>
          <w:i w:val="false"/>
        </w:rPr>
        <w:t xml:space="preserve">Artemia. </w:t>
      </w:r>
      <w:r>
        <w:rPr/>
        <w:t xml:space="preserve">spec nauplii) eaten by each copepod of batch 4 in dependency of administered prey density. The control group wasn’t exposed to </w:t>
      </w:r>
      <w:r>
        <w:rPr>
          <w:i w:val="false"/>
        </w:rPr>
        <w:t>S. solidus</w:t>
      </w:r>
      <w:r>
        <w:rPr/>
        <w:t xml:space="preserve"> whereas each exposed individual had been exposed to one coracidia five days before the first measurement.</w:t>
      </w:r>
    </w:p>
    <w:p>
      <w:pPr>
        <w:pStyle w:val="Normal"/>
        <w:rPr/>
      </w:pPr>
      <w:r>
        <w:rPr/>
      </w:r>
    </w:p>
    <w:p>
      <w:pPr>
        <w:pStyle w:val="Normal"/>
        <w:spacing w:lineRule="auto" w:line="360"/>
        <w:jc w:val="both"/>
        <w:rPr>
          <w:b/>
          <w:b/>
          <w:sz w:val="24"/>
          <w:szCs w:val="24"/>
        </w:rPr>
      </w:pPr>
      <w:r>
        <w:rPr>
          <w:b/>
          <w:sz w:val="24"/>
          <w:szCs w:val="24"/>
        </w:rPr>
        <w:t>5. Discussion:</w:t>
      </w:r>
    </w:p>
    <w:p>
      <w:pPr>
        <w:pStyle w:val="Normal"/>
        <w:spacing w:lineRule="auto" w:line="360"/>
        <w:jc w:val="both"/>
        <w:rPr>
          <w:b/>
          <w:b/>
          <w:sz w:val="24"/>
          <w:szCs w:val="24"/>
        </w:rPr>
      </w:pPr>
      <w:r>
        <w:rPr>
          <w:b/>
          <w:sz w:val="24"/>
          <w:szCs w:val="24"/>
        </w:rPr>
        <w:t>5.1. Conclusions:</w:t>
      </w:r>
    </w:p>
    <w:p>
      <w:pPr>
        <w:pStyle w:val="Normal"/>
        <w:spacing w:lineRule="auto" w:line="360"/>
        <w:jc w:val="both"/>
        <w:rPr>
          <w:b/>
          <w:b/>
          <w:sz w:val="24"/>
          <w:szCs w:val="24"/>
        </w:rPr>
      </w:pPr>
      <w:r>
        <w:rPr>
          <w:sz w:val="24"/>
          <w:szCs w:val="24"/>
        </w:rPr>
        <w:t xml:space="preserve">The aim of this study was to test if </w:t>
      </w:r>
      <w:r>
        <w:rPr>
          <w:i/>
          <w:sz w:val="24"/>
          <w:szCs w:val="24"/>
        </w:rPr>
        <w:t>S. solidus</w:t>
      </w:r>
      <w:r>
        <w:rPr>
          <w:sz w:val="24"/>
          <w:szCs w:val="24"/>
        </w:rPr>
        <w:t xml:space="preserve"> is able to change its first intermediate host’s, </w:t>
      </w:r>
      <w:r>
        <w:rPr>
          <w:i/>
          <w:sz w:val="24"/>
          <w:szCs w:val="24"/>
        </w:rPr>
        <w:t>M. albidus’</w:t>
      </w:r>
      <w:r>
        <w:rPr>
          <w:sz w:val="24"/>
          <w:szCs w:val="24"/>
        </w:rPr>
        <w:t xml:space="preserve">, feeding behavior which was tested by measuring </w:t>
      </w:r>
      <w:del w:id="66" w:author="Unknown Author" w:date="2022-09-04T10:35:47Z">
        <w:r>
          <w:rPr>
            <w:sz w:val="24"/>
            <w:szCs w:val="24"/>
          </w:rPr>
          <w:delText>the</w:delText>
        </w:r>
      </w:del>
      <w:del w:id="67" w:author="Unknown Author" w:date="2022-09-04T10:36:21Z">
        <w:r>
          <w:rPr>
            <w:sz w:val="24"/>
            <w:szCs w:val="24"/>
          </w:rPr>
          <w:delText xml:space="preserve"> </w:delText>
        </w:r>
      </w:del>
      <w:del w:id="68" w:author="Unknown Author" w:date="2022-09-04T10:35:28Z">
        <w:r>
          <w:rPr>
            <w:sz w:val="24"/>
            <w:szCs w:val="24"/>
          </w:rPr>
          <w:delText>FR</w:delText>
        </w:r>
      </w:del>
      <w:del w:id="69" w:author="Unknown Author" w:date="2022-09-04T10:36:21Z">
        <w:r>
          <w:rPr>
            <w:sz w:val="24"/>
            <w:szCs w:val="24"/>
          </w:rPr>
          <w:delText xml:space="preserve"> of copepods in dependency of exposure (and infection) to </w:delText>
        </w:r>
      </w:del>
      <w:del w:id="70" w:author="Unknown Author" w:date="2022-09-04T10:36:21Z">
        <w:r>
          <w:rPr>
            <w:i/>
            <w:sz w:val="24"/>
            <w:szCs w:val="24"/>
          </w:rPr>
          <w:delText>S. solidus</w:delText>
        </w:r>
      </w:del>
      <w:moveTo w:id="71" w:author="Unknown Author" w:date="2022-09-04T10:36:21Z">
        <w:r>
          <w:rPr>
            <w:i/>
            <w:sz w:val="24"/>
            <w:szCs w:val="24"/>
          </w:rPr>
          <w:t>the</w:t>
        </w:r>
      </w:moveTo>
      <w:ins w:id="72" w:author="Unknown Author" w:date="2022-09-04T10:36:21Z">
        <w:r>
          <w:rPr>
            <w:i/>
            <w:sz w:val="24"/>
            <w:szCs w:val="24"/>
          </w:rPr>
          <w:t>ir effects on functional response curves</w:t>
        </w:r>
      </w:ins>
      <w:r>
        <w:rPr>
          <w:sz w:val="24"/>
          <w:szCs w:val="24"/>
        </w:rPr>
        <w:t xml:space="preserve">. </w:t>
      </w:r>
      <w:commentRangeStart w:id="13"/>
      <w:r>
        <w:rPr>
          <w:sz w:val="24"/>
          <w:szCs w:val="24"/>
        </w:rPr>
        <w:t xml:space="preserve">Many problems occurred throughout the experiment and therefore the results can’t be used to support the initial hypothesis. Initially, I hypothesized that infected copepods (eventually also exposed but uninfected copepods) may either show a positive or negative change in the feeding behavior caused by </w:t>
      </w:r>
      <w:r>
        <w:rPr>
          <w:i/>
          <w:sz w:val="24"/>
          <w:szCs w:val="24"/>
        </w:rPr>
        <w:t>S. solidus</w:t>
      </w:r>
      <w:r>
        <w:rPr>
          <w:sz w:val="24"/>
          <w:szCs w:val="24"/>
        </w:rPr>
        <w:t xml:space="preserve">. The major problem that occurred throughout every batch was the poor infectivity of the coracidia. A technician noticed that the temperature control of incubator fridge for </w:t>
      </w:r>
      <w:r>
        <w:rPr>
          <w:i/>
          <w:sz w:val="24"/>
          <w:szCs w:val="24"/>
        </w:rPr>
        <w:t>S. solidus</w:t>
      </w:r>
      <w:r>
        <w:rPr>
          <w:sz w:val="24"/>
          <w:szCs w:val="24"/>
        </w:rPr>
        <w:t xml:space="preserve"> often appears to be accidentally turned off meaning that the eggs of </w:t>
      </w:r>
      <w:r>
        <w:rPr>
          <w:i/>
          <w:sz w:val="24"/>
          <w:szCs w:val="24"/>
        </w:rPr>
        <w:t>S. solidus</w:t>
      </w:r>
      <w:r>
        <w:rPr>
          <w:sz w:val="24"/>
          <w:szCs w:val="24"/>
        </w:rPr>
        <w:t xml:space="preserve"> may have been stored in wrong temperatures throughout the preparation. Incubating and storing them in temperatures warmer than 20°C may be the reason for the poor infectivity, but it’s unknown if this was actually the case. Else, the actual reason for the poor activity of the coracidia remains unknown.</w:t>
      </w:r>
      <w:ins w:id="73" w:author="Unknown Author" w:date="2022-09-04T10:36:58Z">
        <w:commentRangeEnd w:id="13"/>
        <w:r>
          <w:commentReference w:id="13"/>
        </w:r>
        <w:r>
          <w:rPr>
            <w:sz w:val="24"/>
            <w:szCs w:val="24"/>
          </w:rPr>
        </w:r>
      </w:ins>
    </w:p>
    <w:p>
      <w:pPr>
        <w:pStyle w:val="Normal"/>
        <w:spacing w:lineRule="auto" w:line="360"/>
        <w:jc w:val="both"/>
        <w:rPr>
          <w:sz w:val="24"/>
          <w:szCs w:val="24"/>
        </w:rPr>
      </w:pPr>
      <w:r>
        <w:rPr>
          <w:sz w:val="24"/>
          <w:szCs w:val="24"/>
        </w:rPr>
        <w:t xml:space="preserve">Nonetheless, the experiment provides a good basis on </w:t>
      </w:r>
      <w:commentRangeStart w:id="14"/>
      <w:r>
        <w:rPr>
          <w:sz w:val="24"/>
          <w:szCs w:val="24"/>
        </w:rPr>
        <w:t xml:space="preserve">investigating the feeding behavior of </w:t>
      </w:r>
      <w:r>
        <w:rPr>
          <w:i/>
          <w:sz w:val="24"/>
          <w:szCs w:val="24"/>
        </w:rPr>
        <w:t>M. albidus</w:t>
      </w:r>
      <w:r>
        <w:rPr>
          <w:sz w:val="24"/>
          <w:szCs w:val="24"/>
        </w:rPr>
        <w:t xml:space="preserve"> further in dependency of </w:t>
      </w:r>
      <w:r>
        <w:rPr>
          <w:i/>
          <w:sz w:val="24"/>
          <w:szCs w:val="24"/>
        </w:rPr>
        <w:t>S. solidus</w:t>
      </w:r>
      <w:ins w:id="74" w:author="Unknown Author" w:date="2022-09-04T10:39:51Z">
        <w:r>
          <w:rPr>
            <w:i/>
            <w:sz w:val="24"/>
            <w:szCs w:val="24"/>
          </w:rPr>
        </w:r>
      </w:ins>
      <w:commentRangeEnd w:id="14"/>
      <w:r>
        <w:commentReference w:id="14"/>
      </w:r>
      <w:r>
        <w:rPr>
          <w:i/>
          <w:sz w:val="24"/>
          <w:szCs w:val="24"/>
        </w:rPr>
        <w:t xml:space="preserve"> </w:t>
      </w:r>
      <w:r>
        <w:rPr>
          <w:sz w:val="24"/>
          <w:szCs w:val="24"/>
        </w:rPr>
        <w:t xml:space="preserve">and independent of </w:t>
      </w:r>
      <w:r>
        <w:rPr>
          <w:i/>
          <w:sz w:val="24"/>
          <w:szCs w:val="24"/>
        </w:rPr>
        <w:t>S. solidus.</w:t>
      </w:r>
      <w:r>
        <w:rPr>
          <w:sz w:val="24"/>
          <w:szCs w:val="24"/>
        </w:rPr>
        <w:t xml:space="preserve"> </w:t>
      </w:r>
      <w:r>
        <w:rPr>
          <w:i/>
          <w:sz w:val="24"/>
          <w:szCs w:val="24"/>
        </w:rPr>
        <w:t>M. albidus</w:t>
      </w:r>
      <w:r>
        <w:rPr>
          <w:sz w:val="24"/>
          <w:szCs w:val="24"/>
        </w:rPr>
        <w:t xml:space="preserve"> is an important biological pest control agent and further knowledge about its feeding behavior provides helpful data for ecological and population dynamics. The results of this experiment couldn’t provide reliable data for the influence of </w:t>
      </w:r>
      <w:r>
        <w:rPr>
          <w:i/>
          <w:sz w:val="24"/>
          <w:szCs w:val="24"/>
        </w:rPr>
        <w:t>S. solidus</w:t>
      </w:r>
      <w:r>
        <w:rPr>
          <w:sz w:val="24"/>
          <w:szCs w:val="24"/>
        </w:rPr>
        <w:t xml:space="preserve"> to the feeding behavior of </w:t>
      </w:r>
      <w:r>
        <w:rPr>
          <w:i/>
          <w:sz w:val="24"/>
          <w:szCs w:val="24"/>
        </w:rPr>
        <w:t>M. albidus</w:t>
      </w:r>
      <w:r>
        <w:rPr>
          <w:sz w:val="24"/>
          <w:szCs w:val="24"/>
        </w:rPr>
        <w:t xml:space="preserve"> but I was able to create consistent and reliable FR curves (Figure 12) for female copepods (respectively, FR curves for the usage of </w:t>
      </w:r>
      <w:r>
        <w:rPr>
          <w:i/>
          <w:sz w:val="24"/>
          <w:szCs w:val="24"/>
        </w:rPr>
        <w:t xml:space="preserve">Artemia </w:t>
      </w:r>
      <w:r>
        <w:rPr>
          <w:sz w:val="24"/>
          <w:szCs w:val="24"/>
        </w:rPr>
        <w:t xml:space="preserve">spec. as prey). Many female copepods developed egg sacs throughout the experiment so that the variable added by the egg sacs was partially consistent for those individuals. Still, future experiments using female adult copepods may require an isolation of the individuals up to three/four weeks before the actual preparation (e.g. parasite exposure) or measurements in order to replace individuals that developed egg sacs throughout that period of time.  For male copepods, the data provides the knowledge that male individuals averagely consume two </w:t>
      </w:r>
      <w:r>
        <w:rPr>
          <w:i/>
          <w:sz w:val="24"/>
          <w:szCs w:val="24"/>
        </w:rPr>
        <w:t xml:space="preserve">Artemia </w:t>
      </w:r>
      <w:r>
        <w:rPr>
          <w:sz w:val="24"/>
          <w:szCs w:val="24"/>
        </w:rPr>
        <w:t>spec. larvae (Figure 10) which is 71.43% less than the females averagely consumed before saturation (Figure 12).</w:t>
      </w:r>
    </w:p>
    <w:p>
      <w:pPr>
        <w:pStyle w:val="Normal"/>
        <w:spacing w:lineRule="auto" w:line="360"/>
        <w:jc w:val="both"/>
        <w:rPr>
          <w:sz w:val="24"/>
          <w:szCs w:val="24"/>
        </w:rPr>
      </w:pPr>
      <w:r>
        <w:rPr>
          <w:sz w:val="24"/>
          <w:szCs w:val="24"/>
        </w:rPr>
        <w:t xml:space="preserve">Either way, both sexes showed a type ll FR (Figures 10, 12) for the applied parameters meaning that the copepods didn’t rely on any increase in their foraging activity or attack rate on prey. The intake rate of the copepods is limited by the size and therefore capacity of their guts for food. At this point, it makes sense that the female copepods consume notably more than male copepods since female individuals grow larger than male copepods, in fact, female individuals grow up to 50% larger </w:t>
      </w:r>
      <w:r>
        <w:fldChar w:fldCharType="begin"/>
      </w:r>
      <w:r>
        <w:rPr>
          <w:sz w:val="24"/>
          <w:szCs w:val="24"/>
        </w:rPr>
        <w:instrText xml:space="preserve">ADDIN ZOTERO_ITEM CSL_CITATION {"citationID":"lc33c5bc","properties":{"formattedCitation":"[15]","plainCitation":"[15]","noteIndex":0},"citationItems":[{"id":38,"uris":["http://zotero.org/users/9313813/items/I4EW75DT"],"itemData":{"id":38,"type":"thesis","language":"eng","publisher":"Uppsala University Uppsala","source":"MPG PuRe","title":"Food and parasites - life-history decisions in copepods","URL":"https://pure.mpg.de/pubman/faces/ViewItemOverviewPage.jsp?itemId=item_1507224","author":[{"family":"Sivars Becker","given":"Lena"}],"accessed":{"date-parts":[["2022",4,4]]},"issued":{"date-parts":[["2004",5,26]]}}}],"schema":"https://github.com/citation-style-language/schema/raw/master/csl-citation.json"}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[15]</w:t>
      </w:r>
      <w:r>
        <w:rPr>
          <w:sz w:val="24"/>
          <w:szCs w:val="24"/>
        </w:rPr>
      </w:r>
      <w:r>
        <w:rPr>
          <w:sz w:val="24"/>
          <w:szCs w:val="24"/>
        </w:rPr>
        <w:fldChar w:fldCharType="end"/>
      </w:r>
      <w:r>
        <w:rPr>
          <w:sz w:val="24"/>
          <w:szCs w:val="24"/>
        </w:rPr>
        <w:t xml:space="preserve">. As mentioned, the data for the FR of the copepods are only applicable for the used parameters since the actual FR of </w:t>
      </w:r>
      <w:r>
        <w:rPr>
          <w:i/>
          <w:sz w:val="24"/>
          <w:szCs w:val="24"/>
        </w:rPr>
        <w:t>M. albidus</w:t>
      </w:r>
      <w:r>
        <w:rPr>
          <w:sz w:val="24"/>
          <w:szCs w:val="24"/>
        </w:rPr>
        <w:t xml:space="preserve"> in the wild and their actual ecosystems consist of many additional components. For instance, intra- and interspecific competition </w:t>
      </w:r>
      <w:r>
        <w:fldChar w:fldCharType="begin"/>
      </w:r>
      <w:r>
        <w:rPr>
          <w:sz w:val="24"/>
          <w:szCs w:val="24"/>
        </w:rPr>
        <w:instrText xml:space="preserve">ADDIN ZOTERO_ITEM CSL_CITATION {"citationID":"VLt6w3yA","properties":{"formattedCitation":"[21]","plainCitation":"[21]","noteIndex":0},"citationItems":[{"id":133,"uris":["http://zotero.org/users/9313813/items/K35HGVUK"],"itemData":{"id":133,"type":"article-journal","abstract":"This study investigates the effect of the functional response of resource consumers on the relationship between resource overlap and competition for some two-consumer, two-resource models. Two measures of competition are examined: α, the competition coefficient, and β, an index of the ease of invasion by the second consumer species when the first is at its carrying capacity. A comparison of systems with linear (type-1) and decelerating (type-2) functional responses shows that: (1) Competition coefficients are functions of the population densities of consumers or resources in systems with type-2 responses. (2) Competition coefficients may differ substantially in magnitude between systems with type-1 and type-2 functional responses. (3) The relative handling time of different resources is important in determining the relationship between overlap and competition. Positive correlations between capture rates (per unit resource) and handling times cause the system with type-2 functional responses to exhibit a higher level of competition for a given level of overlap than for the case of negative correlation. (4) If the functional response is type-2 it may be possible to obtain a priority effect in which either consumer species can exclude the other. (5) Invasion may be easier in a system with type-1 functional responses than in a similar system with type-2 functional responses, even when competition coefficients are larger in the former. Accelerating functional responses also affect the relationship between overlap and competition, but realistic models of such responses are likely to be very complex. Several currently accepted ideas in competition theory depend upon the assumption of a linear functional response, and are unlikely to be generally valid.","container-title":"Theoretical Population Biology","DOI":"10.1016/0040-5809(80)90016-7","ISSN":"0040-5809","issue":"1","journalAbbreviation":"Theoretical Population Biology","language":"en","page":"80-102","source":"ScienceDirect","title":"Consumer functional response and competition in consumer-resource systems","volume":"17","author":[{"family":"Abrams","given":"Peter A."}],"issued":{"date-parts":[["1980",2,1]]}}}],"schema":"https://github.com/citation-style-language/schema/raw/master/csl-citation.json"}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[21]</w:t>
      </w:r>
      <w:r>
        <w:rPr>
          <w:sz w:val="24"/>
          <w:szCs w:val="24"/>
        </w:rPr>
      </w:r>
      <w:r>
        <w:rPr>
          <w:sz w:val="24"/>
          <w:szCs w:val="24"/>
        </w:rPr>
        <w:fldChar w:fldCharType="end"/>
      </w:r>
      <w:r>
        <w:rPr>
          <w:sz w:val="24"/>
          <w:szCs w:val="24"/>
        </w:rPr>
        <w:t xml:space="preserve"> wasn’t taken into account in my experiment, therefore increased densities of </w:t>
      </w:r>
      <w:r>
        <w:rPr>
          <w:i/>
          <w:sz w:val="24"/>
          <w:szCs w:val="24"/>
        </w:rPr>
        <w:t>M. albidus</w:t>
      </w:r>
      <w:r>
        <w:rPr>
          <w:sz w:val="24"/>
          <w:szCs w:val="24"/>
        </w:rPr>
        <w:t xml:space="preserve"> causing competitional stress may also increase the foraging and attack rate of the copepods. Another important factor of any predator-prey relationship is the predator-prey population dynamics </w:t>
      </w:r>
      <w:r>
        <w:fldChar w:fldCharType="begin"/>
      </w:r>
      <w:r>
        <w:rPr>
          <w:sz w:val="24"/>
          <w:szCs w:val="24"/>
        </w:rPr>
        <w:instrText xml:space="preserve">ADDIN ZOTERO_ITEM CSL_CITATION {"citationID":"Pwm8efiw","properties":{"formattedCitation":"[20]","plainCitation":"[20]","noteIndex":0},"citationItems":[{"id":130,"uris":["http://zotero.org/users/9313813/items/6W3AWES8"],"itemData":{"id":130,"type":"article-journal","abstract":"We develop a theory for the food intake of a predator that can switch between multiple prey species. The theory addresses empirical observations of prey switching and is based on the behavioural assumption that a predator tends to continue feeding on prey that are similar to the prey it has consumed last, in terms of, e.g., their morphology, defences, location, habitat choice, or behaviour. From a predator’s dietary history and the assumed similarity relationship among prey species, we derive a general closed-form multi-species functional response for describing predators switching between multiple prey species. Our theory includes the Holling type II functional response as a special case and makes consistent predictions when populations of equivalent prey are aggregated or split. An analysis of the derived functional response enables us to highlight the following five main findings. (1) Prey switching leads to an approximate power-law relationship between ratios of prey abundance and prey intake, consistent with experimental data. (2) In agreement with empirical observations, the theory predicts an upper limit of 2 for the exponent of such power laws. (3) Our theory predicts deviations from power-law switching at very low and very high prey-abundance ratios. (4) The theory can predict the diet composition of a predator feeding on multiple prey species from diet observations for predators feeding only on pairs of prey species. (5) Predators foraging on more prey species will show less pronounced prey switching than predators foraging on fewer prey species, thus providing a natural explanation for the known difficulties of observing prey switching in the field.","container-title":"Journal of Theoretical Biology","DOI":"10.1016/j.jtbi.2013.02.003","ISSN":"0022-5193","journalAbbreviation":"Journal of Theoretical Biology","language":"en","page":"89-98","source":"ScienceDirect","title":"A generalized functional response for predators that switch between multiple prey species","volume":"328","author":[{"family":"Leeuwen","given":"E.","non-dropping-particle":"van"},{"family":"Brännström","given":"Å."},{"family":"Jansen","given":"V. A. A."},{"family":"Dieckmann","given":"U."},{"family":"Rossberg","given":"A. G."}],"issued":{"date-parts":[["2013",7,7]]}}}],"schema":"https://github.com/citation-style-language/schema/raw/master/csl-citation.json"}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[20]</w:t>
      </w:r>
      <w:r>
        <w:rPr>
          <w:sz w:val="24"/>
          <w:szCs w:val="24"/>
        </w:rPr>
      </w:r>
      <w:r>
        <w:rPr>
          <w:sz w:val="24"/>
          <w:szCs w:val="24"/>
        </w:rPr>
        <w:fldChar w:fldCharType="end"/>
      </w:r>
      <w:r>
        <w:rPr>
          <w:sz w:val="24"/>
          <w:szCs w:val="24"/>
        </w:rPr>
        <w:t xml:space="preserve">. My experiment only administered a fixed number of prey for the isolated copepods (supplementary table), which doesn’t recreate the ecosystem dynamics of the </w:t>
      </w:r>
      <w:r>
        <w:rPr>
          <w:i/>
          <w:sz w:val="24"/>
          <w:szCs w:val="24"/>
        </w:rPr>
        <w:t>M. albidus</w:t>
      </w:r>
      <w:r>
        <w:rPr>
          <w:sz w:val="24"/>
          <w:szCs w:val="24"/>
        </w:rPr>
        <w:t xml:space="preserve"> as predator in its natural habitats by any means. To do so, it would require to recreate an entire natural habitat of </w:t>
      </w:r>
      <w:r>
        <w:rPr>
          <w:i/>
          <w:sz w:val="24"/>
          <w:szCs w:val="24"/>
        </w:rPr>
        <w:t>M. albidus</w:t>
      </w:r>
      <w:r>
        <w:rPr>
          <w:sz w:val="24"/>
          <w:szCs w:val="24"/>
        </w:rPr>
        <w:t xml:space="preserve"> with the usage of natural inhabitants of this habitat as prey for further FR measurements. This is barely possible, not to mention observable and measurable. The closest way to achieve that would be the creation of mesocosms, but for small predator and prey species like </w:t>
      </w:r>
      <w:r>
        <w:rPr>
          <w:i/>
          <w:sz w:val="24"/>
          <w:szCs w:val="24"/>
        </w:rPr>
        <w:t>M. albidus</w:t>
      </w:r>
      <w:r>
        <w:rPr>
          <w:sz w:val="24"/>
          <w:szCs w:val="24"/>
        </w:rPr>
        <w:t xml:space="preserve"> and </w:t>
      </w:r>
      <w:r>
        <w:rPr>
          <w:i/>
          <w:sz w:val="24"/>
          <w:szCs w:val="24"/>
        </w:rPr>
        <w:t xml:space="preserve">Artemia </w:t>
      </w:r>
      <w:r>
        <w:rPr>
          <w:sz w:val="24"/>
          <w:szCs w:val="24"/>
        </w:rPr>
        <w:t xml:space="preserve">spec., it remains difficult to track each individual of both parties, predators and prey. In conclusion, computing proper models and measuring the FR of predator-prey systems is a difficult task, working on a very complex system consisting of many linked components. </w:t>
      </w:r>
    </w:p>
    <w:p>
      <w:pPr>
        <w:pStyle w:val="Normal"/>
        <w:spacing w:lineRule="auto" w:line="360"/>
        <w:jc w:val="both"/>
        <w:rPr>
          <w:sz w:val="24"/>
          <w:szCs w:val="24"/>
        </w:rPr>
      </w:pPr>
      <w:r>
        <w:rPr>
          <w:sz w:val="24"/>
          <w:szCs w:val="24"/>
        </w:rPr>
        <w:t>Studies like mine provide knowledge fragments for the understanding of entire ecosystems in their entirety. Only by studying the many different components, ecosystems may be approached and understood in their entirety by linking different studies of those so-called components.</w:t>
      </w:r>
    </w:p>
    <w:p>
      <w:pPr>
        <w:pStyle w:val="Normal"/>
        <w:spacing w:lineRule="auto" w:line="360"/>
        <w:jc w:val="both"/>
        <w:rPr>
          <w:sz w:val="24"/>
          <w:szCs w:val="24"/>
        </w:rPr>
      </w:pPr>
      <w:commentRangeStart w:id="15"/>
      <w:r>
        <w:rPr>
          <w:sz w:val="24"/>
          <w:szCs w:val="24"/>
        </w:rPr>
      </w:r>
    </w:p>
    <w:p>
      <w:pPr>
        <w:pStyle w:val="Normal"/>
        <w:spacing w:lineRule="auto" w:line="360"/>
        <w:jc w:val="both"/>
        <w:rPr>
          <w:b/>
          <w:b/>
          <w:sz w:val="24"/>
          <w:szCs w:val="24"/>
        </w:rPr>
      </w:pPr>
      <w:r>
        <w:rPr>
          <w:b/>
          <w:sz w:val="24"/>
          <w:szCs w:val="24"/>
        </w:rPr>
        <w:t>5.2. Batch 1:</w:t>
      </w:r>
      <w:ins w:id="75" w:author="Unknown Author" w:date="2022-09-04T10:40:53Z">
        <w:commentRangeEnd w:id="15"/>
        <w:r>
          <w:commentReference w:id="15"/>
        </w:r>
        <w:r>
          <w:rPr>
            <w:b/>
            <w:sz w:val="24"/>
            <w:szCs w:val="24"/>
          </w:rPr>
        </w:r>
      </w:ins>
    </w:p>
    <w:p>
      <w:pPr>
        <w:pStyle w:val="Normal"/>
        <w:spacing w:lineRule="auto" w:line="360"/>
        <w:jc w:val="both"/>
        <w:rPr>
          <w:sz w:val="24"/>
          <w:szCs w:val="24"/>
        </w:rPr>
      </w:pPr>
      <w:r>
        <w:rPr>
          <w:sz w:val="24"/>
          <w:szCs w:val="24"/>
        </w:rPr>
        <w:t xml:space="preserve">This batch was the only one that showed a very noticeable mortality for the copepods. Within the initial two weeks, more copepods of this batch died than in any other batch throughout the entire experiment. Methylene blue may has a significant effect to the mortality of the copepods. Other studies verify the toxicity of methylene blue to cells at higher concentrations  </w:t>
      </w:r>
      <w:r>
        <w:fldChar w:fldCharType="begin"/>
      </w:r>
      <w:r>
        <w:rPr>
          <w:sz w:val="24"/>
          <w:szCs w:val="24"/>
        </w:rPr>
        <w:instrText xml:space="preserve">ADDIN ZOTERO_ITEM CSL_CITATION {"citationID":"9KJ2qObH","properties":{"formattedCitation":"[22], [23]","plainCitation":"[22], [23]","noteIndex":0},"citationItems":[{"id":114,"uris":["http://zotero.org/users/9313813/items/GGIKQEHL"],"itemData":{"id":114,"type":"article-journal","abstract":"Methylene blue finds its major utilization in toxicology in the treatment of methemoglobinemia at a dose of 1 to 2 mg/kg intravenously. By interacting with methemoglobin and the erythrocyte's enzyme systems to reduce back to hemoglobin, methylene blue is a generally safe drug with dose-related hemolytic effects. People with G-6-PD deficiency, along with patients exposed to aniline dyes and dapsone, may present with special risks in the treatment of methemoglobinemia.","container-title":"American Journal of Therapeutics","ISSN":"1075-2765","issue":"4","language":"en-US","page":"289–291","source":"journals.lww.com","title":"Methylene Blue","volume":"10","author":[{"family":"Clifton","given":"Jack II"},{"family":"Leikin","given":"Jerrold B."}],"issued":{"date-parts":[["2003",8]]}}},{"id":112,"uris":["http://zotero.org/users/9313813/items/RBURPCK4"],"itemData":{"id":112,"type":"article-journal","container-title":"Journal of Biosciences","DOI":"10.1007/s12038-008-0040-9","ISSN":"0250-5991, 0973-7138","issue":"2","journalAbbreviation":"J Biosci","language":"en","page":"231-237","source":"DOI.org (Crossref)","title":"Photodynamic effect of light-emitting diode light on cell growth inhibition induced by methylene blue","volume":"33","author":[{"family":"Peloi","given":"Lílian S."},{"family":"Soares","given":"Rafael R. S."},{"family":"Biondo","given":"Caruos E. G."},{"family":"Souza","given":"Vagner R."},{"family":"Hioka","given":"Noboru"},{"family":"Kimura","given":"Elza"}],"issued":{"date-parts":[["2008",6]]}}}],"schema":"https://github.com/citation-style-language/schema/raw/master/csl-citation.json"}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[22], [23]</w:t>
      </w:r>
      <w:r>
        <w:rPr>
          <w:sz w:val="24"/>
          <w:szCs w:val="24"/>
        </w:rPr>
      </w:r>
      <w:r>
        <w:rPr>
          <w:sz w:val="24"/>
          <w:szCs w:val="24"/>
        </w:rPr>
        <w:fldChar w:fldCharType="end"/>
      </w:r>
      <w:r>
        <w:rPr>
          <w:sz w:val="24"/>
          <w:szCs w:val="24"/>
        </w:rPr>
        <w:t xml:space="preserve"> and since </w:t>
      </w:r>
      <w:r>
        <w:rPr>
          <w:i/>
          <w:sz w:val="24"/>
          <w:szCs w:val="24"/>
        </w:rPr>
        <w:t>M. albidus</w:t>
      </w:r>
      <w:r>
        <w:rPr>
          <w:sz w:val="24"/>
          <w:szCs w:val="24"/>
        </w:rPr>
        <w:t xml:space="preserve"> only weights between approx. 5 </w:t>
      </w:r>
      <w:r>
        <w:rPr>
          <w:rFonts w:cs="Calibri" w:cstheme="minorHAnsi"/>
          <w:sz w:val="24"/>
          <w:szCs w:val="24"/>
        </w:rPr>
        <w:t>µ</w:t>
      </w:r>
      <w:r>
        <w:rPr>
          <w:sz w:val="24"/>
          <w:szCs w:val="24"/>
        </w:rPr>
        <w:t xml:space="preserve">g (male dry weight) and 20 </w:t>
      </w:r>
      <w:r>
        <w:rPr>
          <w:rFonts w:cs="Calibri" w:cstheme="minorHAnsi"/>
          <w:sz w:val="24"/>
          <w:szCs w:val="24"/>
        </w:rPr>
        <w:t>µ</w:t>
      </w:r>
      <w:r>
        <w:rPr>
          <w:sz w:val="24"/>
          <w:szCs w:val="24"/>
        </w:rPr>
        <w:t>g</w:t>
      </w:r>
      <w:r>
        <w:rPr>
          <w:b/>
          <w:sz w:val="24"/>
          <w:szCs w:val="24"/>
        </w:rPr>
        <w:t xml:space="preserve"> </w:t>
      </w:r>
      <w:r>
        <w:rPr>
          <w:sz w:val="24"/>
          <w:szCs w:val="24"/>
        </w:rPr>
        <w:t xml:space="preserve">(female dry weight) </w:t>
      </w:r>
      <w:r>
        <w:fldChar w:fldCharType="begin"/>
      </w:r>
      <w:r>
        <w:rPr>
          <w:sz w:val="24"/>
          <w:szCs w:val="24"/>
        </w:rPr>
        <w:instrText xml:space="preserve">ADDIN ZOTERO_ITEM CSL_CITATION {"citationID":"XVNJvfgI","properties":{"formattedCitation":"[24]","plainCitation":"[24]","noteIndex":0},"citationItems":[{"id":110,"uris":["http://zotero.org/users/9313813/items/X84S4H45"],"itemData":{"id":110,"type":"article-journal","abstract":"Length-weight regressions and dry weight estimates of the main crustaceans of Lake Mikri Prespa are presented. The calanoid copepod and most of the cladocerans were heavier during summer than in other seasons, while the rest of the crustaceans were heavier during spring. The mean calculated dry weights were : (a) 0.005 µg (Keratella cochlearis), 2.268 µg (Asplanchna priodonta), 0.033 µg (Trichocerca capucina), 0.024 µg (Filinia longiseta) for the predominant rotifer species ; and (b) 0.420 µg for the planktonic larvae of the molluscan Dreissena polymorpha.","language":"en","page":"5","source":"Zotero","title":"Dry Weights of the Zooplankton of Lake Mikri Prespa (Macedonia, Greece)","author":[{"family":"Michaloudi","given":"Evangelia"}]}}],"schema":"https://github.com/citation-style-language/schema/raw/master/csl-citation.json"}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[24]</w:t>
      </w:r>
      <w:r>
        <w:rPr>
          <w:sz w:val="24"/>
          <w:szCs w:val="24"/>
        </w:rPr>
      </w:r>
      <w:r>
        <w:rPr>
          <w:sz w:val="24"/>
          <w:szCs w:val="24"/>
        </w:rPr>
        <w:fldChar w:fldCharType="end"/>
      </w:r>
      <w:r>
        <w:rPr>
          <w:sz w:val="24"/>
          <w:szCs w:val="24"/>
        </w:rPr>
        <w:t xml:space="preserve">, 10 </w:t>
      </w:r>
      <w:r>
        <w:rPr>
          <w:rFonts w:cs="Calibri" w:cstheme="minorHAnsi"/>
          <w:sz w:val="24"/>
          <w:szCs w:val="24"/>
        </w:rPr>
        <w:t>µ</w:t>
      </w:r>
      <w:r>
        <w:rPr>
          <w:sz w:val="24"/>
          <w:szCs w:val="24"/>
        </w:rPr>
        <w:t>g</w:t>
      </w:r>
      <w:r>
        <w:rPr>
          <w:b/>
          <w:sz w:val="24"/>
          <w:szCs w:val="24"/>
        </w:rPr>
        <w:t xml:space="preserve"> </w:t>
      </w:r>
      <w:r>
        <w:rPr>
          <w:sz w:val="24"/>
          <w:szCs w:val="24"/>
        </w:rPr>
        <w:t xml:space="preserve">of a 0,001% methylene blue added to the copepod medium of 2 mL tab water may already be a lethal dose. </w:t>
      </w:r>
    </w:p>
    <w:p>
      <w:pPr>
        <w:pStyle w:val="Normal"/>
        <w:spacing w:lineRule="auto" w:line="360"/>
        <w:jc w:val="both"/>
        <w:rPr>
          <w:sz w:val="24"/>
          <w:szCs w:val="24"/>
        </w:rPr>
      </w:pPr>
      <w:r>
        <w:rPr>
          <w:sz w:val="24"/>
          <w:szCs w:val="24"/>
        </w:rPr>
        <w:t xml:space="preserve">In total, the remaining batches didn’t show any noticeable problems with growth of fungi due to regular water exchanges, but in the final weeks of the measurements of those batches, fungal growth was still noticeable even though it wasn’t as severe as in my study of the </w:t>
      </w:r>
      <w:r>
        <w:rPr>
          <w:i/>
          <w:sz w:val="24"/>
          <w:szCs w:val="24"/>
        </w:rPr>
        <w:t xml:space="preserve">Projektmodul </w:t>
      </w:r>
      <w:r>
        <w:rPr>
          <w:sz w:val="24"/>
          <w:szCs w:val="24"/>
        </w:rPr>
        <w:t xml:space="preserve"> </w:t>
      </w:r>
      <w:r>
        <w:fldChar w:fldCharType="begin"/>
      </w:r>
      <w:r>
        <w:rPr>
          <w:sz w:val="24"/>
          <w:szCs w:val="24"/>
        </w:rPr>
        <w:instrText xml:space="preserve">ADDIN ZOTERO_ITEM CSL_CITATION {"citationID":"AYir3ZMC","properties":{"formattedCitation":"[12]","plainCitation":"[12]","noteIndex":0},"citationItems":[{"id":106,"uris":["http://zotero.org/users/9313813/items/BF78Z2CU"],"itemData":{"id":106,"type":"article-journal","abstract":"Parasitism is one the most common strategies of living organisms, almost all organisms are infected or have been infected with a parasite. Understanding the effects of parasites on their host is a major and its effects on ecosystems is a major objective of evolutionary ecology. Parasites are known to be able to change their host’s phenotype either chemically or even physically. Being infected by a parasite often means a nutrient loss for a host since many parasites gather their nutrients from their host. Beside the nutrition, there are also parasites known to be able to change their host’s behavior to their very own advantage. In this paper, I study the interaction between two species Macrocyclops albidus (host) and Schistocephalus solidus (parasite) regarding the development of early copepodid stages of Macrocyclops albidus. S. solidus is a tapeworm with a complex life-cycle meaning that it has multiple hosts of different species throughout its life-cycle. In this case, S. solidus infects three different types of host from different trophic levels. M. albidus is one of the copepod species know to server a its first intermediate host; the Holarctic fish, three-spined sticklebacks (Gasterosteus aculeatus) is the obligatory intermediate host, and warm blooded animals such as predatory birds are the final host. There is a lot of literature and knowledge on the effects of S. solidus sticklebacks, but less is known of it effects on their first host and their final host. Here, I aim to fill this gap by investigating the of S. solidus on M. albidus’ somatic growth rate. Therefore, this paper documents the results of a project where I investigated the effects of S. solidus on the development speed of infected copepods.","language":"en","source":"Zotero","title":"On host-parasite interactions: The effects of Schistocephalus solidus on the growth of Macrocyclops albidus; Final report of the Studienarbeit of the Projektmodul","author":[{"family":"Vo","given":"Nanda"},{"family":"Anaya-Rojas","given":"Dr Jaime Mauricio"}],"issued":{"date-parts":[["2022",6]]}}}],"schema":"https://github.com/citation-style-language/schema/raw/master/csl-citation.json"}</w:instrText>
      </w:r>
      <w:r>
        <w:rPr>
          <w:sz w:val="24"/>
          <w:szCs w:val="24"/>
        </w:rPr>
      </w:r>
      <w:r>
        <w:rPr>
          <w:sz w:val="24"/>
          <w:szCs w:val="24"/>
        </w:rPr>
        <w:fldChar w:fldCharType="separate"/>
      </w:r>
      <w:r>
        <w:rPr>
          <w:sz w:val="24"/>
          <w:szCs w:val="24"/>
        </w:rPr>
      </w:r>
      <w:r>
        <w:rPr>
          <w:rFonts w:cs="Calibri"/>
          <w:sz w:val="24"/>
        </w:rPr>
        <w:t>[12]</w:t>
      </w:r>
      <w:r>
        <w:rPr>
          <w:sz w:val="24"/>
          <w:szCs w:val="24"/>
        </w:rPr>
      </w:r>
      <w:r>
        <w:rPr>
          <w:sz w:val="24"/>
          <w:szCs w:val="24"/>
        </w:rPr>
        <w:fldChar w:fldCharType="end"/>
      </w:r>
      <w:r>
        <w:rPr>
          <w:sz w:val="24"/>
          <w:szCs w:val="24"/>
        </w:rPr>
        <w:t>. I think that the husbandry of the copepods as it was practiced has its limits at approx. six weeks until reaching critical growth of fungi which may become a problem to the health of the copepods. At this point, future experiments may deal with the question whether the copepods are capable of dealing with lower doses of methylene blue. I think that a simple experimental design of comparing a control group (no methylene blue) to groups that get exposed to methylene blue in different concentrations may already be sufficient to learn, if there is a way to use methylene blue against fungal growth for experimental copepod husbandry.</w:t>
      </w:r>
    </w:p>
    <w:p>
      <w:pPr>
        <w:pStyle w:val="Normal"/>
        <w:spacing w:lineRule="auto" w:line="360"/>
        <w:jc w:val="both"/>
        <w:rPr>
          <w:sz w:val="24"/>
          <w:szCs w:val="24"/>
        </w:rPr>
      </w:pPr>
      <w:r>
        <w:rPr>
          <w:sz w:val="24"/>
          <w:szCs w:val="24"/>
        </w:rPr>
      </w:r>
    </w:p>
    <w:p>
      <w:pPr>
        <w:pStyle w:val="Normal"/>
        <w:spacing w:lineRule="auto" w:line="360"/>
        <w:rPr>
          <w:b/>
          <w:b/>
          <w:sz w:val="24"/>
          <w:szCs w:val="24"/>
        </w:rPr>
      </w:pPr>
      <w:r>
        <w:rPr>
          <w:b/>
          <w:sz w:val="24"/>
          <w:szCs w:val="24"/>
        </w:rPr>
        <w:t>5.3. Batch 2:</w:t>
      </w:r>
    </w:p>
    <w:p>
      <w:pPr>
        <w:pStyle w:val="Normal"/>
        <w:spacing w:lineRule="auto" w:line="360"/>
        <w:jc w:val="both"/>
        <w:rPr>
          <w:sz w:val="24"/>
          <w:szCs w:val="24"/>
        </w:rPr>
      </w:pPr>
      <w:r>
        <w:rPr>
          <w:sz w:val="24"/>
          <w:szCs w:val="24"/>
        </w:rPr>
        <w:t xml:space="preserve">This batch couldn’t show any major differences between the exposed, infected and control groups, since the male copepods showed a rapid saturation of the individuals (Figure 10) after consuming two/three prey individuals of </w:t>
      </w:r>
      <w:r>
        <w:rPr>
          <w:i/>
          <w:sz w:val="24"/>
          <w:szCs w:val="24"/>
        </w:rPr>
        <w:t xml:space="preserve">Artemia </w:t>
      </w:r>
      <w:r>
        <w:rPr>
          <w:sz w:val="24"/>
          <w:szCs w:val="24"/>
        </w:rPr>
        <w:t xml:space="preserve">spec. </w:t>
      </w:r>
    </w:p>
    <w:p>
      <w:pPr>
        <w:pStyle w:val="Normal"/>
        <w:spacing w:lineRule="auto" w:line="360"/>
        <w:jc w:val="both"/>
        <w:rPr>
          <w:sz w:val="24"/>
          <w:szCs w:val="24"/>
        </w:rPr>
      </w:pPr>
      <w:r>
        <w:rPr>
          <w:sz w:val="24"/>
          <w:szCs w:val="24"/>
        </w:rPr>
        <w:t xml:space="preserve">The applied parameters for the measurements provide a rapidly saturated type ll curve (Figure 10), therefore the copepods of the three different groups (control, exposed, infected) can’t be compared by their differences in the consumed prey in dependency of the prey density administered. Considering the strong consistency of the majority of this batch being saturated after two prey individuals (Figure 10), the gut size of male copepods most likely limits their interest in prey/food to approx. two </w:t>
      </w:r>
      <w:r>
        <w:rPr>
          <w:i/>
          <w:sz w:val="24"/>
          <w:szCs w:val="24"/>
        </w:rPr>
        <w:t xml:space="preserve">Artemia </w:t>
      </w:r>
      <w:r>
        <w:rPr>
          <w:sz w:val="24"/>
          <w:szCs w:val="24"/>
        </w:rPr>
        <w:t>spec. nauplii before saturation independently of the copepods being exposed, infected or not.</w:t>
      </w:r>
    </w:p>
    <w:p>
      <w:pPr>
        <w:pStyle w:val="Normal"/>
        <w:spacing w:lineRule="auto" w:line="360"/>
        <w:jc w:val="both"/>
        <w:rPr>
          <w:sz w:val="24"/>
          <w:szCs w:val="24"/>
        </w:rPr>
      </w:pPr>
      <w:r>
        <w:rPr>
          <w:sz w:val="24"/>
          <w:szCs w:val="24"/>
        </w:rPr>
        <w:t xml:space="preserve">In order to create better FR curves with more variations between and among the groups, smaller prey (e.g. </w:t>
      </w:r>
      <w:r>
        <w:rPr>
          <w:i/>
          <w:sz w:val="24"/>
          <w:szCs w:val="24"/>
        </w:rPr>
        <w:t xml:space="preserve">Paramecium </w:t>
      </w:r>
      <w:r>
        <w:rPr>
          <w:sz w:val="24"/>
          <w:szCs w:val="24"/>
        </w:rPr>
        <w:t>spec.) is required, but with decreasing size of the prey, the difficulty to count the prey increases.</w:t>
      </w:r>
    </w:p>
    <w:p>
      <w:pPr>
        <w:pStyle w:val="Normal"/>
        <w:spacing w:lineRule="auto" w:line="360"/>
        <w:jc w:val="both"/>
        <w:rPr>
          <w:sz w:val="24"/>
          <w:szCs w:val="24"/>
        </w:rPr>
      </w:pPr>
      <w:r>
        <w:rPr>
          <w:sz w:val="24"/>
          <w:szCs w:val="24"/>
        </w:rPr>
      </w:r>
    </w:p>
    <w:p>
      <w:pPr>
        <w:pStyle w:val="Normal"/>
        <w:spacing w:lineRule="auto" w:line="360"/>
        <w:jc w:val="both"/>
        <w:rPr>
          <w:b/>
          <w:b/>
          <w:sz w:val="24"/>
          <w:szCs w:val="24"/>
        </w:rPr>
      </w:pPr>
      <w:r>
        <w:rPr>
          <w:b/>
          <w:sz w:val="24"/>
          <w:szCs w:val="24"/>
        </w:rPr>
        <w:t>5.4. Batch 3:</w:t>
      </w:r>
    </w:p>
    <w:p>
      <w:pPr>
        <w:pStyle w:val="Normal"/>
        <w:spacing w:lineRule="auto" w:line="360"/>
        <w:jc w:val="both"/>
        <w:rPr>
          <w:sz w:val="24"/>
          <w:szCs w:val="24"/>
        </w:rPr>
      </w:pPr>
      <w:r>
        <w:rPr>
          <w:sz w:val="24"/>
          <w:szCs w:val="24"/>
        </w:rPr>
        <w:t xml:space="preserve">Batch 3 and 4 were heavily affected by the poor infectivity of the used coracidia, only one individual (of batch 4) was infected from 60 individuals in total from both batches together. Therefore, differences between the control and exposed groups are speculative assumptions since those differences may only be related to phenotypical variations of the copepods themselves regarding the metabolism. Further conclusions can’t be drawn by the data since the incapability of the used coracidia to successfully infect their host leaves the uncertainty of actual alterations of the copepod behavior caused by </w:t>
      </w:r>
      <w:r>
        <w:rPr>
          <w:i/>
          <w:sz w:val="24"/>
          <w:szCs w:val="24"/>
        </w:rPr>
        <w:t>S. solidus</w:t>
      </w:r>
      <w:r>
        <w:rPr>
          <w:sz w:val="24"/>
          <w:szCs w:val="24"/>
        </w:rPr>
        <w:t xml:space="preserve">. </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rPr>
          <w:b/>
          <w:b/>
          <w:sz w:val="24"/>
          <w:szCs w:val="24"/>
        </w:rPr>
      </w:pPr>
      <w:r>
        <w:rPr>
          <w:b/>
          <w:sz w:val="24"/>
          <w:szCs w:val="24"/>
        </w:rPr>
        <w:t>5.5. Batch 4:</w:t>
      </w:r>
    </w:p>
    <w:p>
      <w:pPr>
        <w:pStyle w:val="Normal"/>
        <w:spacing w:lineRule="auto" w:line="360"/>
        <w:jc w:val="both"/>
        <w:rPr>
          <w:sz w:val="24"/>
          <w:szCs w:val="24"/>
        </w:rPr>
      </w:pPr>
      <w:r>
        <w:rPr>
          <w:sz w:val="24"/>
          <w:szCs w:val="24"/>
        </w:rPr>
        <w:t xml:space="preserve">This batch couldn’t show any major differences between the exposed and control groups. Having only one successful infection doesn’t provide reliable and sufficient data in order to make statements about probable effects based on this single successful infection. Similar to batch 3, having no infections for the 29 copepods that were exposed for this batch leaves the uncertainty of any influence of </w:t>
      </w:r>
      <w:r>
        <w:rPr>
          <w:i/>
          <w:sz w:val="24"/>
          <w:szCs w:val="24"/>
        </w:rPr>
        <w:t xml:space="preserve">S. solidus, </w:t>
      </w:r>
      <w:r>
        <w:rPr>
          <w:sz w:val="24"/>
          <w:szCs w:val="24"/>
        </w:rPr>
        <w:t>because of the uncertainty of any successful entrance of the coracidias into their host’s bodies in order to infest and change their host’s behavior to their own advantage for growth into the procercoid stage.</w:t>
      </w:r>
    </w:p>
    <w:p>
      <w:pPr>
        <w:pStyle w:val="Normal"/>
        <w:spacing w:lineRule="auto" w:line="360"/>
        <w:jc w:val="both"/>
        <w:rPr>
          <w:sz w:val="24"/>
          <w:szCs w:val="24"/>
        </w:rPr>
      </w:pPr>
      <w:r>
        <w:rPr>
          <w:sz w:val="24"/>
          <w:szCs w:val="24"/>
        </w:rPr>
        <w:t>The applied parameters for the measurements provide a steadily saturated type ll curve (Figure 12), but the copepods of the control and exposed group didn’t show  any major differences in the consumed prey in dependency of the prey density administered.</w:t>
      </w:r>
    </w:p>
    <w:p>
      <w:pPr>
        <w:pStyle w:val="Normal"/>
        <w:spacing w:lineRule="auto" w:line="360"/>
        <w:jc w:val="both"/>
        <w:rPr>
          <w:sz w:val="24"/>
          <w:szCs w:val="24"/>
        </w:rPr>
      </w:pPr>
      <w:ins w:id="76" w:author="Unknown Author" w:date="2022-09-04T10:42:05Z">
        <w:commentRangeStart w:id="16"/>
        <w:r>
          <w:rPr>
            <w:sz w:val="24"/>
            <w:szCs w:val="24"/>
          </w:rPr>
          <w:t>Conclusions</w:t>
        </w:r>
      </w:ins>
      <w:ins w:id="77" w:author="Unknown Author" w:date="2022-09-04T10:42:05Z">
        <w:commentRangeEnd w:id="16"/>
        <w:r>
          <w:commentReference w:id="16"/>
        </w:r>
        <w:r>
          <w:rPr>
            <w:sz w:val="24"/>
            <w:szCs w:val="24"/>
          </w:rPr>
        </w:r>
      </w:ins>
    </w:p>
    <w:p>
      <w:pPr>
        <w:pStyle w:val="Normal"/>
        <w:spacing w:lineRule="auto" w:line="360"/>
        <w:jc w:val="both"/>
        <w:rPr>
          <w:b/>
          <w:b/>
          <w:sz w:val="24"/>
          <w:szCs w:val="24"/>
        </w:rPr>
      </w:pPr>
      <w:r>
        <w:rPr>
          <w:b/>
          <w:sz w:val="24"/>
          <w:szCs w:val="24"/>
        </w:rPr>
        <w:t>5.6. Outlook:</w:t>
      </w:r>
    </w:p>
    <w:p>
      <w:pPr>
        <w:pStyle w:val="Normal"/>
        <w:spacing w:lineRule="auto" w:line="360"/>
        <w:jc w:val="both"/>
        <w:rPr>
          <w:sz w:val="24"/>
          <w:szCs w:val="24"/>
        </w:rPr>
      </w:pPr>
      <w:r>
        <w:rPr>
          <w:sz w:val="24"/>
          <w:szCs w:val="24"/>
        </w:rPr>
        <w:t xml:space="preserve">Future studies of the FR of male copepods require smaller prey in order to receive variating clearance rates dependent of the prey density administered. For </w:t>
      </w:r>
      <w:r>
        <w:rPr>
          <w:i/>
          <w:sz w:val="24"/>
          <w:szCs w:val="24"/>
        </w:rPr>
        <w:t xml:space="preserve">Artemia </w:t>
      </w:r>
      <w:r>
        <w:rPr>
          <w:sz w:val="24"/>
          <w:szCs w:val="24"/>
        </w:rPr>
        <w:t xml:space="preserve">spec. it won’t be possible to create proper FR curves since male individuals of </w:t>
      </w:r>
      <w:r>
        <w:rPr>
          <w:i/>
          <w:sz w:val="24"/>
          <w:szCs w:val="24"/>
        </w:rPr>
        <w:t>M. albidus</w:t>
      </w:r>
      <w:r>
        <w:rPr>
          <w:sz w:val="24"/>
          <w:szCs w:val="24"/>
        </w:rPr>
        <w:t xml:space="preserve"> only consume up to two or three </w:t>
      </w:r>
      <w:r>
        <w:rPr>
          <w:i/>
          <w:sz w:val="24"/>
          <w:szCs w:val="24"/>
        </w:rPr>
        <w:t>Artemia</w:t>
      </w:r>
      <w:r>
        <w:rPr>
          <w:sz w:val="24"/>
          <w:szCs w:val="24"/>
        </w:rPr>
        <w:t xml:space="preserve"> spec. larvae independently of the prey density. I think that the applied parameters provided a good insight to the ingestion rate, such as it is being part of the handling time, of the (female) copepods, but no proper indications for the attack rate, which is also an important factor of the handling time, since the attack rate didn’t show any major differences between the exposed and control group. The well plates used for this experiment have a diameter of 1,8 cm. Being held in a small medium removes the reliance on higher attack rates and foraging activities due to the higher chance provided by a smaller medium to encounter prey randomly (e.g. by wandering or while being idle), therefore the handling time is altered due to the shifted importance of its components (e.g. attack rate, ingestion time). It’s difficult to distinguish between a type ll and type lll FR this way since the attack rate won’t be the driving force of the copepods’ successful predation in a small medium so therefore, future experiments may require larger well plates or other mediums in order to measure the attack rate of the copepods properly. However, consecutive studies to this experiment aiming for a broader understanding of the FR of </w:t>
      </w:r>
      <w:r>
        <w:rPr>
          <w:i/>
          <w:sz w:val="24"/>
          <w:szCs w:val="24"/>
        </w:rPr>
        <w:t>M. albidus</w:t>
      </w:r>
      <w:r>
        <w:rPr>
          <w:sz w:val="24"/>
          <w:szCs w:val="24"/>
        </w:rPr>
        <w:t xml:space="preserve">, generally and in dependency of </w:t>
      </w:r>
      <w:r>
        <w:rPr>
          <w:i/>
          <w:sz w:val="24"/>
          <w:szCs w:val="24"/>
        </w:rPr>
        <w:t>S. solidus</w:t>
      </w:r>
      <w:r>
        <w:rPr>
          <w:sz w:val="24"/>
          <w:szCs w:val="24"/>
        </w:rPr>
        <w:t xml:space="preserve">, may require different repeats with several different parameter combinations regarding medium size, prey density, feeding duration, etc. By repeating the same experiment with different parameters, the relevance of the different parameters (e.g. medium size) may be calculated. This way, many data points may be created that could be used to further approach the actual FR of </w:t>
      </w:r>
      <w:r>
        <w:rPr>
          <w:i/>
          <w:sz w:val="24"/>
          <w:szCs w:val="24"/>
        </w:rPr>
        <w:t>M. albidus</w:t>
      </w:r>
      <w:r>
        <w:rPr>
          <w:sz w:val="24"/>
          <w:szCs w:val="24"/>
        </w:rPr>
        <w:t xml:space="preserve"> in its genuine natural habitats.</w:t>
      </w:r>
    </w:p>
    <w:p>
      <w:pPr>
        <w:pStyle w:val="Normal"/>
        <w:spacing w:lineRule="auto" w:line="360"/>
        <w:jc w:val="both"/>
        <w:rPr>
          <w:sz w:val="24"/>
          <w:szCs w:val="24"/>
        </w:rPr>
      </w:pPr>
      <w:r>
        <w:rPr>
          <w:sz w:val="24"/>
          <w:szCs w:val="24"/>
        </w:rPr>
        <w:t xml:space="preserve">Originally, it was planned to measure the individual FR of each copepod with the aim to notice probable changes caused by </w:t>
      </w:r>
      <w:r>
        <w:rPr>
          <w:i/>
          <w:sz w:val="24"/>
          <w:szCs w:val="24"/>
        </w:rPr>
        <w:t>S. solidus</w:t>
      </w:r>
      <w:r>
        <w:rPr>
          <w:sz w:val="24"/>
          <w:szCs w:val="24"/>
        </w:rPr>
        <w:t xml:space="preserve"> infections. For that matter, I wanted to measure the FR over two cycles starting: two days after the infection; 14 days after the infections. By doing so, it would have been possible to check for individual changes in the FR which would avoid probable differences caused by individual variating metabolic rates of the copepods themselves instead of the influence of </w:t>
      </w:r>
      <w:r>
        <w:rPr>
          <w:i/>
          <w:sz w:val="24"/>
          <w:szCs w:val="24"/>
        </w:rPr>
        <w:t>S. solidus</w:t>
      </w:r>
      <w:r>
        <w:rPr>
          <w:sz w:val="24"/>
          <w:szCs w:val="24"/>
        </w:rPr>
        <w:t>. The experiment required a lot of  restructuring so there wasn’t enough time anymore to do two measurement cycles for the female copepods. Future studies based on the knowledge gained from my experiment may carry on at this point by repeating the experiment with two measurements cycle as already mentioned.</w:t>
      </w:r>
    </w:p>
    <w:p>
      <w:pPr>
        <w:pStyle w:val="Normal"/>
        <w:rPr>
          <w:b/>
          <w:b/>
          <w:sz w:val="24"/>
          <w:szCs w:val="24"/>
        </w:rPr>
      </w:pPr>
      <w:r>
        <w:rPr>
          <w:b/>
          <w:sz w:val="24"/>
          <w:szCs w:val="24"/>
        </w:rPr>
      </w:r>
      <w:r>
        <w:br w:type="page"/>
      </w:r>
    </w:p>
    <w:p>
      <w:pPr>
        <w:pStyle w:val="Normal"/>
        <w:rPr>
          <w:b/>
          <w:b/>
          <w:sz w:val="24"/>
          <w:szCs w:val="24"/>
        </w:rPr>
      </w:pPr>
      <w:r>
        <w:rPr>
          <w:b/>
          <w:sz w:val="24"/>
          <w:szCs w:val="24"/>
        </w:rPr>
        <w:t>Supplements:</w:t>
      </w:r>
    </w:p>
    <w:p>
      <w:pPr>
        <w:pStyle w:val="Normal"/>
        <w:spacing w:before="0" w:after="0"/>
        <w:jc w:val="both"/>
        <w:rPr>
          <w:i/>
          <w:i/>
          <w:sz w:val="20"/>
          <w:szCs w:val="20"/>
        </w:rPr>
      </w:pPr>
      <w:r>
        <w:rPr>
          <w:i/>
          <w:sz w:val="20"/>
          <w:szCs w:val="20"/>
        </w:rPr>
        <w:t>Supplementary table 1: Distribution of the copepods within the 24 well plates (Figure 4). Each different color represents a block within the plate. This exposure plan was used for every plate 1 of every batch.</w:t>
      </w:r>
    </w:p>
    <w:p>
      <w:pPr>
        <w:pStyle w:val="Normal"/>
        <w:spacing w:before="0" w:after="0"/>
        <w:jc w:val="both"/>
        <w:rPr>
          <w:i/>
          <w:i/>
          <w:sz w:val="20"/>
          <w:szCs w:val="20"/>
        </w:rPr>
      </w:pPr>
      <w:r>
        <w:rPr>
          <w:i/>
          <w:sz w:val="20"/>
          <w:szCs w:val="20"/>
        </w:rPr>
        <w:t>Legend: E = Exposed to coracidia</w:t>
        <w:tab/>
        <w:tab/>
        <w:t>C = Control group, no exposure</w:t>
        <w:tab/>
        <w:tab/>
        <w:t>/ = no copepods</w:t>
      </w:r>
    </w:p>
    <w:tbl>
      <w:tblPr>
        <w:tblW w:w="6720" w:type="dxa"/>
        <w:jc w:val="left"/>
        <w:tblInd w:w="0" w:type="dxa"/>
        <w:tblLayout w:type="fixed"/>
        <w:tblCellMar>
          <w:top w:w="0" w:type="dxa"/>
          <w:left w:w="70" w:type="dxa"/>
          <w:bottom w:w="0" w:type="dxa"/>
          <w:right w:w="70" w:type="dxa"/>
        </w:tblCellMar>
        <w:tblLook w:val="04a0" w:noHBand="0" w:noVBand="1" w:firstColumn="1" w:lastRow="0" w:lastColumn="0" w:firstRow="1"/>
      </w:tblPr>
      <w:tblGrid>
        <w:gridCol w:w="960"/>
        <w:gridCol w:w="959"/>
        <w:gridCol w:w="961"/>
        <w:gridCol w:w="959"/>
        <w:gridCol w:w="961"/>
        <w:gridCol w:w="959"/>
        <w:gridCol w:w="960"/>
      </w:tblGrid>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Plate 1</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1</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2</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3</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4</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5</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6</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A</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0"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B</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0"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D</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bl>
    <w:p>
      <w:pPr>
        <w:pStyle w:val="Normal"/>
        <w:rPr>
          <w:b/>
          <w:b/>
          <w:sz w:val="24"/>
          <w:szCs w:val="24"/>
        </w:rPr>
      </w:pPr>
      <w:r>
        <w:rPr>
          <w:b/>
          <w:sz w:val="24"/>
          <w:szCs w:val="24"/>
        </w:rPr>
      </w:r>
    </w:p>
    <w:p>
      <w:pPr>
        <w:pStyle w:val="Normal"/>
        <w:spacing w:before="0" w:after="0"/>
        <w:jc w:val="both"/>
        <w:rPr>
          <w:i/>
          <w:i/>
          <w:sz w:val="20"/>
          <w:szCs w:val="20"/>
        </w:rPr>
      </w:pPr>
      <w:r>
        <w:rPr>
          <w:i/>
          <w:sz w:val="20"/>
          <w:szCs w:val="20"/>
        </w:rPr>
        <w:t>Supplementary table 2: Distribution of the copepods within the 24 well plates (Figure 4). Each different color represents a block within the plate. This exposure plan was used for every plate 2 of every batch.</w:t>
      </w:r>
    </w:p>
    <w:p>
      <w:pPr>
        <w:pStyle w:val="Normal"/>
        <w:spacing w:before="0" w:after="0"/>
        <w:jc w:val="both"/>
        <w:rPr>
          <w:i/>
          <w:i/>
          <w:sz w:val="20"/>
          <w:szCs w:val="20"/>
        </w:rPr>
      </w:pPr>
      <w:r>
        <w:rPr>
          <w:i/>
          <w:sz w:val="20"/>
          <w:szCs w:val="20"/>
        </w:rPr>
        <w:t>Legend: E = Exposed to coracidia</w:t>
        <w:tab/>
        <w:tab/>
        <w:t>C = Control group, no exposure</w:t>
        <w:tab/>
        <w:tab/>
        <w:t>/ = no copepods</w:t>
      </w:r>
    </w:p>
    <w:tbl>
      <w:tblPr>
        <w:tblW w:w="6720" w:type="dxa"/>
        <w:jc w:val="left"/>
        <w:tblInd w:w="0" w:type="dxa"/>
        <w:tblLayout w:type="fixed"/>
        <w:tblCellMar>
          <w:top w:w="0" w:type="dxa"/>
          <w:left w:w="70" w:type="dxa"/>
          <w:bottom w:w="0" w:type="dxa"/>
          <w:right w:w="70" w:type="dxa"/>
        </w:tblCellMar>
        <w:tblLook w:val="04a0" w:noHBand="0" w:noVBand="1" w:firstColumn="1" w:lastRow="0" w:lastColumn="0" w:firstRow="1"/>
      </w:tblPr>
      <w:tblGrid>
        <w:gridCol w:w="960"/>
        <w:gridCol w:w="959"/>
        <w:gridCol w:w="961"/>
        <w:gridCol w:w="959"/>
        <w:gridCol w:w="961"/>
        <w:gridCol w:w="959"/>
        <w:gridCol w:w="960"/>
      </w:tblGrid>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Plate 2</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1</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2</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3</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4</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5</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6</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A</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0"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B</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0"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D</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bl>
    <w:p>
      <w:pPr>
        <w:pStyle w:val="Normal"/>
        <w:rPr>
          <w:b/>
          <w:b/>
          <w:sz w:val="24"/>
          <w:szCs w:val="24"/>
        </w:rPr>
      </w:pPr>
      <w:r>
        <w:rPr>
          <w:b/>
          <w:sz w:val="24"/>
          <w:szCs w:val="24"/>
        </w:rPr>
      </w:r>
    </w:p>
    <w:p>
      <w:pPr>
        <w:pStyle w:val="Normal"/>
        <w:spacing w:before="0" w:after="0"/>
        <w:jc w:val="both"/>
        <w:rPr>
          <w:i/>
          <w:i/>
          <w:sz w:val="20"/>
          <w:szCs w:val="20"/>
        </w:rPr>
      </w:pPr>
      <w:r>
        <w:rPr>
          <w:i/>
          <w:sz w:val="20"/>
          <w:szCs w:val="20"/>
        </w:rPr>
        <w:t>Supplementary table 3: Distribution of the copepods within the 24 well plates (Figure 4). Each different color represents a block within the plate. This exposure plan was used for every plate 3 of every batch.</w:t>
      </w:r>
    </w:p>
    <w:p>
      <w:pPr>
        <w:pStyle w:val="Normal"/>
        <w:spacing w:before="0" w:after="0"/>
        <w:jc w:val="both"/>
        <w:rPr>
          <w:i/>
          <w:i/>
          <w:sz w:val="20"/>
          <w:szCs w:val="20"/>
        </w:rPr>
      </w:pPr>
      <w:r>
        <w:rPr>
          <w:i/>
          <w:sz w:val="20"/>
          <w:szCs w:val="20"/>
        </w:rPr>
        <w:t>Legend: E = Exposed to coracidia</w:t>
        <w:tab/>
        <w:tab/>
        <w:t>C = Control group, no exposure</w:t>
        <w:tab/>
        <w:tab/>
        <w:t>/ = no copepods</w:t>
      </w:r>
    </w:p>
    <w:tbl>
      <w:tblPr>
        <w:tblW w:w="6720" w:type="dxa"/>
        <w:jc w:val="left"/>
        <w:tblInd w:w="0" w:type="dxa"/>
        <w:tblLayout w:type="fixed"/>
        <w:tblCellMar>
          <w:top w:w="0" w:type="dxa"/>
          <w:left w:w="70" w:type="dxa"/>
          <w:bottom w:w="0" w:type="dxa"/>
          <w:right w:w="70" w:type="dxa"/>
        </w:tblCellMar>
        <w:tblLook w:val="04a0" w:noHBand="0" w:noVBand="1" w:firstColumn="1" w:lastRow="0" w:lastColumn="0" w:firstRow="1"/>
      </w:tblPr>
      <w:tblGrid>
        <w:gridCol w:w="960"/>
        <w:gridCol w:w="959"/>
        <w:gridCol w:w="961"/>
        <w:gridCol w:w="959"/>
        <w:gridCol w:w="961"/>
        <w:gridCol w:w="959"/>
        <w:gridCol w:w="960"/>
      </w:tblGrid>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Plate 3</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1</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2</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3</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4</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5</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6</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A</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FFFF0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0" w:type="dxa"/>
            <w:tcBorders>
              <w:top w:val="single" w:sz="4" w:space="0" w:color="000000"/>
              <w:left w:val="single" w:sz="4" w:space="0" w:color="000000"/>
              <w:bottom w:val="single" w:sz="4" w:space="0" w:color="000000"/>
              <w:right w:val="single" w:sz="4" w:space="0" w:color="000000"/>
            </w:tcBorders>
            <w:shd w:color="000000" w:fill="D9E1F2"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B</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9BC2E6"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0" w:type="dxa"/>
            <w:tcBorders>
              <w:top w:val="single" w:sz="4" w:space="0" w:color="000000"/>
              <w:left w:val="single" w:sz="4" w:space="0" w:color="000000"/>
              <w:bottom w:val="single" w:sz="4" w:space="0" w:color="000000"/>
              <w:right w:val="single" w:sz="4" w:space="0" w:color="000000"/>
            </w:tcBorders>
            <w:shd w:color="000000" w:fill="92D050"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C</w:t>
            </w:r>
          </w:p>
        </w:tc>
        <w:tc>
          <w:tcPr>
            <w:tcW w:w="961"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59" w:type="dxa"/>
            <w:tcBorders>
              <w:top w:val="single" w:sz="4" w:space="0" w:color="000000"/>
              <w:left w:val="single" w:sz="4" w:space="0" w:color="000000"/>
              <w:bottom w:val="single" w:sz="4" w:space="0" w:color="000000"/>
              <w:right w:val="single" w:sz="4" w:space="0" w:color="000000"/>
            </w:tcBorders>
            <w:shd w:color="000000" w:fill="F8CBAD"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E</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r>
        <w:trPr>
          <w:trHeight w:val="300" w:hRule="atLeast"/>
        </w:trPr>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D</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5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c>
          <w:tcPr>
            <w:tcW w:w="96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de-DE"/>
              </w:rPr>
            </w:pPr>
            <w:r>
              <w:rPr>
                <w:rFonts w:eastAsia="Times New Roman" w:cs="Calibri"/>
                <w:color w:val="000000"/>
                <w:lang w:eastAsia="de-DE"/>
              </w:rPr>
              <w:t>/</w:t>
            </w:r>
          </w:p>
        </w:tc>
      </w:tr>
    </w:tbl>
    <w:p>
      <w:pPr>
        <w:pStyle w:val="Normal"/>
        <w:spacing w:before="0" w:after="0"/>
        <w:jc w:val="both"/>
        <w:rPr>
          <w:b/>
          <w:b/>
          <w:sz w:val="24"/>
          <w:szCs w:val="24"/>
        </w:rPr>
      </w:pPr>
      <w:r>
        <w:rPr>
          <w:b/>
          <w:sz w:val="24"/>
          <w:szCs w:val="24"/>
        </w:rPr>
      </w:r>
    </w:p>
    <w:p>
      <w:pPr>
        <w:pStyle w:val="Normal"/>
        <w:rPr>
          <w:i/>
          <w:i/>
          <w:sz w:val="20"/>
          <w:szCs w:val="20"/>
        </w:rPr>
      </w:pPr>
      <w:r>
        <w:rPr>
          <w:i/>
          <w:sz w:val="20"/>
          <w:szCs w:val="20"/>
        </w:rPr>
      </w:r>
      <w:r>
        <w:br w:type="page"/>
      </w:r>
    </w:p>
    <w:p>
      <w:pPr>
        <w:pStyle w:val="Normal"/>
        <w:spacing w:before="0" w:after="0"/>
        <w:jc w:val="both"/>
        <w:rPr>
          <w:b/>
          <w:b/>
          <w:sz w:val="24"/>
          <w:szCs w:val="24"/>
        </w:rPr>
      </w:pPr>
      <w:r>
        <w:rPr>
          <w:i/>
          <w:sz w:val="20"/>
          <w:szCs w:val="20"/>
        </w:rPr>
        <w:t xml:space="preserve">Supplementary table 4: Feeding schedule for the copepods. Every plate used this plan to standardize the schedule of every plate. This tables shows the different prey densities (=number of prey individuals) administered to the corresponding copepods for each day of measurement. </w:t>
      </w:r>
    </w:p>
    <w:tbl>
      <w:tblPr>
        <w:tblStyle w:val="Tabellenraster"/>
        <w:tblW w:w="92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8"/>
        <w:gridCol w:w="1417"/>
        <w:gridCol w:w="1416"/>
        <w:gridCol w:w="1383"/>
        <w:gridCol w:w="1311"/>
        <w:gridCol w:w="1311"/>
        <w:gridCol w:w="1416"/>
      </w:tblGrid>
      <w:tr>
        <w:trPr>
          <w:trHeight w:val="300" w:hRule="atLeast"/>
        </w:trPr>
        <w:tc>
          <w:tcPr>
            <w:tcW w:w="988" w:type="dxa"/>
            <w:tcBorders/>
          </w:tcPr>
          <w:p>
            <w:pPr>
              <w:pStyle w:val="Normal"/>
              <w:widowControl w:val="false"/>
              <w:suppressAutoHyphens w:val="true"/>
              <w:spacing w:lineRule="auto" w:line="240" w:before="0" w:after="0"/>
              <w:jc w:val="center"/>
              <w:rPr>
                <w:sz w:val="24"/>
                <w:szCs w:val="24"/>
                <w:lang w:val="de-DE"/>
              </w:rPr>
            </w:pPr>
            <w:r>
              <w:rPr>
                <w:sz w:val="24"/>
                <w:szCs w:val="24"/>
              </w:rPr>
              <w:t>Well</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24.07.2022</w:t>
            </w:r>
          </w:p>
          <w:p>
            <w:pPr>
              <w:pStyle w:val="Normal"/>
              <w:widowControl w:val="false"/>
              <w:suppressAutoHyphens w:val="true"/>
              <w:spacing w:lineRule="auto" w:line="240" w:before="0" w:after="0"/>
              <w:jc w:val="center"/>
              <w:rPr>
                <w:sz w:val="24"/>
                <w:szCs w:val="24"/>
              </w:rPr>
            </w:pPr>
            <w:r>
              <w:rPr>
                <w:sz w:val="24"/>
                <w:szCs w:val="24"/>
              </w:rPr>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26.07.2022</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28.07.2022</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31.07.2022</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02.08.2022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Density on</w:t>
            </w:r>
          </w:p>
          <w:p>
            <w:pPr>
              <w:pStyle w:val="Normal"/>
              <w:widowControl w:val="false"/>
              <w:suppressAutoHyphens w:val="true"/>
              <w:spacing w:lineRule="auto" w:line="240" w:before="0" w:after="0"/>
              <w:jc w:val="center"/>
              <w:rPr>
                <w:sz w:val="24"/>
                <w:szCs w:val="24"/>
              </w:rPr>
            </w:pPr>
            <w:r>
              <w:rPr>
                <w:sz w:val="24"/>
                <w:szCs w:val="24"/>
              </w:rPr>
              <w:t>04.08.2022</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10</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4</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10</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6</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25</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7</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3</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8</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9</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11</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10</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12</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13</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3</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14</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25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5</w:t>
            </w:r>
          </w:p>
        </w:tc>
      </w:tr>
      <w:tr>
        <w:trPr>
          <w:trHeight w:val="300" w:hRule="atLeast"/>
        </w:trPr>
        <w:tc>
          <w:tcPr>
            <w:tcW w:w="988"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417" w:type="dxa"/>
            <w:tcBorders/>
          </w:tcPr>
          <w:p>
            <w:pPr>
              <w:pStyle w:val="Normal"/>
              <w:widowControl w:val="false"/>
              <w:suppressAutoHyphens w:val="true"/>
              <w:spacing w:lineRule="auto" w:line="240" w:before="0" w:after="0"/>
              <w:jc w:val="center"/>
              <w:rPr>
                <w:sz w:val="24"/>
                <w:szCs w:val="24"/>
              </w:rPr>
            </w:pPr>
            <w:r>
              <w:rPr>
                <w:sz w:val="24"/>
                <w:szCs w:val="24"/>
              </w:rPr>
              <w:t>10</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15</w:t>
            </w:r>
          </w:p>
        </w:tc>
        <w:tc>
          <w:tcPr>
            <w:tcW w:w="1383" w:type="dxa"/>
            <w:tcBorders/>
          </w:tcPr>
          <w:p>
            <w:pPr>
              <w:pStyle w:val="Normal"/>
              <w:widowControl w:val="false"/>
              <w:suppressAutoHyphens w:val="true"/>
              <w:spacing w:lineRule="auto" w:line="240" w:before="0" w:after="0"/>
              <w:jc w:val="center"/>
              <w:rPr>
                <w:sz w:val="24"/>
                <w:szCs w:val="24"/>
              </w:rPr>
            </w:pPr>
            <w:r>
              <w:rPr>
                <w:sz w:val="24"/>
                <w:szCs w:val="24"/>
              </w:rPr>
              <w:t>3</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5</w:t>
            </w:r>
          </w:p>
        </w:tc>
        <w:tc>
          <w:tcPr>
            <w:tcW w:w="1311" w:type="dxa"/>
            <w:tcBorders/>
          </w:tcPr>
          <w:p>
            <w:pPr>
              <w:pStyle w:val="Normal"/>
              <w:widowControl w:val="false"/>
              <w:suppressAutoHyphens w:val="true"/>
              <w:spacing w:lineRule="auto" w:line="240" w:before="0" w:after="0"/>
              <w:jc w:val="center"/>
              <w:rPr>
                <w:sz w:val="24"/>
                <w:szCs w:val="24"/>
              </w:rPr>
            </w:pPr>
            <w:r>
              <w:rPr>
                <w:sz w:val="24"/>
                <w:szCs w:val="24"/>
              </w:rPr>
              <w:t>2</w:t>
            </w:r>
          </w:p>
        </w:tc>
        <w:tc>
          <w:tcPr>
            <w:tcW w:w="1416" w:type="dxa"/>
            <w:tcBorders/>
          </w:tcPr>
          <w:p>
            <w:pPr>
              <w:pStyle w:val="Normal"/>
              <w:widowControl w:val="false"/>
              <w:suppressAutoHyphens w:val="true"/>
              <w:spacing w:lineRule="auto" w:line="240" w:before="0" w:after="0"/>
              <w:jc w:val="center"/>
              <w:rPr>
                <w:sz w:val="24"/>
                <w:szCs w:val="24"/>
              </w:rPr>
            </w:pPr>
            <w:r>
              <w:rPr>
                <w:sz w:val="24"/>
                <w:szCs w:val="24"/>
              </w:rPr>
              <w:t>25</w:t>
            </w:r>
          </w:p>
        </w:tc>
      </w:tr>
    </w:tbl>
    <w:p>
      <w:pPr>
        <w:pStyle w:val="Normal"/>
        <w:jc w:val="both"/>
        <w:rPr>
          <w:b/>
          <w:b/>
          <w:sz w:val="24"/>
          <w:szCs w:val="24"/>
        </w:rPr>
      </w:pPr>
      <w:r>
        <w:rPr>
          <w:b/>
          <w:sz w:val="24"/>
          <w:szCs w:val="24"/>
        </w:rPr>
      </w:r>
    </w:p>
    <w:p>
      <w:pPr>
        <w:pStyle w:val="Normal"/>
        <w:jc w:val="both"/>
        <w:rPr>
          <w:b/>
          <w:b/>
          <w:sz w:val="24"/>
          <w:szCs w:val="24"/>
        </w:rPr>
      </w:pPr>
      <w:r>
        <w:rPr>
          <w:b/>
          <w:sz w:val="24"/>
          <w:szCs w:val="24"/>
        </w:rPr>
        <w:t>Holling formular:</w:t>
      </w:r>
    </w:p>
    <w:p>
      <w:pPr>
        <w:pStyle w:val="Normal"/>
        <w:jc w:val="both"/>
        <w:rPr>
          <w:b/>
          <w:b/>
          <w:sz w:val="24"/>
          <w:szCs w:val="24"/>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R</m:t>
              </m:r>
            </m:e>
          </m:d>
          <m:r>
            <w:rPr>
              <w:rFonts w:ascii="Cambria Math" w:hAnsi="Cambria Math"/>
            </w:rPr>
            <m:t xml:space="preserve">=</m:t>
          </m:r>
          <m:f>
            <m:num>
              <m:r>
                <w:rPr>
                  <w:rFonts w:ascii="Cambria Math" w:hAnsi="Cambria Math"/>
                </w:rPr>
                <m:t xml:space="preserve">a</m:t>
              </m:r>
              <m:r>
                <w:rPr>
                  <w:rFonts w:ascii="Cambria Math" w:hAnsi="Cambria Math"/>
                </w:rPr>
                <m:t xml:space="preserve">×</m:t>
              </m:r>
              <m:sSup>
                <m:e>
                  <m:r>
                    <w:rPr>
                      <w:rFonts w:ascii="Cambria Math" w:hAnsi="Cambria Math"/>
                    </w:rPr>
                    <m:t xml:space="preserve">R</m:t>
                  </m:r>
                </m:e>
                <m:sup>
                  <m:r>
                    <w:rPr>
                      <w:rFonts w:ascii="Cambria Math" w:hAnsi="Cambria Math"/>
                    </w:rPr>
                    <m:t xml:space="preserve">b</m:t>
                  </m:r>
                </m:sup>
              </m:sSup>
            </m:num>
            <m:den>
              <m:r>
                <w:rPr>
                  <w:rFonts w:ascii="Cambria Math" w:hAnsi="Cambria Math"/>
                </w:rPr>
                <m:t xml:space="preserve">1</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h</m:t>
              </m:r>
              <m:r>
                <w:rPr>
                  <w:rFonts w:ascii="Cambria Math" w:hAnsi="Cambria Math"/>
                </w:rPr>
                <m:t xml:space="preserve">×</m:t>
              </m:r>
              <m:sSup>
                <m:e>
                  <m:r>
                    <w:rPr>
                      <w:rFonts w:ascii="Cambria Math" w:hAnsi="Cambria Math"/>
                    </w:rPr>
                    <m:t xml:space="preserve">R</m:t>
                  </m:r>
                </m:e>
                <m:sup>
                  <m:r>
                    <w:rPr>
                      <w:rFonts w:ascii="Cambria Math" w:hAnsi="Cambria Math"/>
                    </w:rPr>
                    <m:t xml:space="preserve">b</m:t>
                  </m:r>
                </m:sup>
              </m:sSup>
            </m:den>
          </m:f>
        </m:oMath>
      </m:oMathPara>
    </w:p>
    <w:p>
      <w:pPr>
        <w:pStyle w:val="ListParagraph"/>
        <w:numPr>
          <w:ilvl w:val="0"/>
          <w:numId w:val="10"/>
        </w:numPr>
        <w:jc w:val="both"/>
        <w:rPr>
          <w:b/>
          <w:b/>
          <w:sz w:val="24"/>
          <w:szCs w:val="24"/>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R</m:t>
            </m:r>
          </m:e>
        </m:d>
      </m:oMath>
      <w:r>
        <w:rPr>
          <w:rFonts w:eastAsia="" w:eastAsiaTheme="minorEastAsia"/>
          <w:sz w:val="24"/>
          <w:szCs w:val="24"/>
        </w:rPr>
        <w:t>= function of resource density</w:t>
      </w:r>
    </w:p>
    <w:p>
      <w:pPr>
        <w:pStyle w:val="ListParagraph"/>
        <w:numPr>
          <w:ilvl w:val="0"/>
          <w:numId w:val="10"/>
        </w:numPr>
        <w:jc w:val="both"/>
        <w:rPr>
          <w:b/>
          <w:b/>
          <w:sz w:val="24"/>
          <w:szCs w:val="24"/>
        </w:rPr>
      </w:pPr>
      <w:r>
        <w:rPr>
          <w:sz w:val="24"/>
          <w:szCs w:val="24"/>
        </w:rPr>
        <w:t xml:space="preserve">a = predator’s attack coefficient </w:t>
      </w:r>
    </w:p>
    <w:p>
      <w:pPr>
        <w:pStyle w:val="ListParagraph"/>
        <w:numPr>
          <w:ilvl w:val="0"/>
          <w:numId w:val="10"/>
        </w:numPr>
        <w:jc w:val="both"/>
        <w:rPr>
          <w:b/>
          <w:b/>
          <w:sz w:val="24"/>
          <w:szCs w:val="24"/>
        </w:rPr>
      </w:pPr>
      <w:r>
        <w:rPr>
          <w:sz w:val="24"/>
          <w:szCs w:val="24"/>
        </w:rPr>
        <w:t>h = handling time (for this paper = maximum ingestion rate)</w:t>
      </w:r>
    </w:p>
    <w:p>
      <w:pPr>
        <w:pStyle w:val="ListParagraph"/>
        <w:numPr>
          <w:ilvl w:val="0"/>
          <w:numId w:val="10"/>
        </w:numPr>
        <w:jc w:val="both"/>
        <w:rPr>
          <w:b/>
          <w:b/>
          <w:sz w:val="24"/>
          <w:szCs w:val="24"/>
        </w:rPr>
      </w:pPr>
      <w:r>
        <w:rPr>
          <w:sz w:val="24"/>
          <w:szCs w:val="24"/>
        </w:rPr>
        <w:t>b = “Hill exponent”</w:t>
      </w:r>
    </w:p>
    <w:p>
      <w:pPr>
        <w:pStyle w:val="Normal"/>
        <w:keepNext w:val="true"/>
        <w:jc w:val="both"/>
        <w:rPr/>
      </w:pPr>
      <w:r>
        <w:rPr/>
        <w:drawing>
          <wp:inline distT="0" distB="0" distL="0" distR="0">
            <wp:extent cx="5334000" cy="268986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8"/>
                    <a:srcRect l="5452" t="0" r="0" b="0"/>
                    <a:stretch>
                      <a:fillRect/>
                    </a:stretch>
                  </pic:blipFill>
                  <pic:spPr bwMode="auto">
                    <a:xfrm>
                      <a:off x="0" y="0"/>
                      <a:ext cx="5334000" cy="2689860"/>
                    </a:xfrm>
                    <a:prstGeom prst="rect">
                      <a:avLst/>
                    </a:prstGeom>
                  </pic:spPr>
                </pic:pic>
              </a:graphicData>
            </a:graphic>
          </wp:inline>
        </w:drawing>
      </w:r>
    </w:p>
    <w:p>
      <w:pPr>
        <w:pStyle w:val="Caption1"/>
        <w:jc w:val="both"/>
        <w:rPr>
          <w:b/>
          <w:b/>
          <w:sz w:val="24"/>
          <w:szCs w:val="24"/>
        </w:rPr>
      </w:pPr>
      <w:r>
        <w:rPr/>
        <w:t xml:space="preserve">Supplementary Figure 1: Influence of the parameters on shape of the functional response curve. From Uszko </w:t>
      </w:r>
      <w:r>
        <w:rPr>
          <w:i w:val="false"/>
        </w:rPr>
        <w:t>et. al.</w:t>
      </w:r>
      <w:r>
        <w:rPr/>
        <w:t xml:space="preserve"> 2020.</w:t>
      </w:r>
    </w:p>
    <w:p>
      <w:pPr>
        <w:pStyle w:val="Normal"/>
        <w:rPr>
          <w:b/>
          <w:b/>
          <w:sz w:val="24"/>
          <w:szCs w:val="24"/>
        </w:rPr>
      </w:pPr>
      <w:r>
        <w:rPr>
          <w:b/>
          <w:sz w:val="24"/>
          <w:szCs w:val="24"/>
        </w:rPr>
        <w:t>Links:</w:t>
      </w:r>
    </w:p>
    <w:p>
      <w:pPr>
        <w:pStyle w:val="ListParagraph"/>
        <w:numPr>
          <w:ilvl w:val="0"/>
          <w:numId w:val="4"/>
        </w:numPr>
        <w:rPr>
          <w:sz w:val="24"/>
          <w:szCs w:val="24"/>
        </w:rPr>
      </w:pPr>
      <w:r>
        <w:rPr>
          <w:sz w:val="24"/>
          <w:szCs w:val="24"/>
        </w:rPr>
        <w:t>Bayesian interference males (links to be added)</w:t>
      </w:r>
    </w:p>
    <w:p>
      <w:pPr>
        <w:pStyle w:val="ListParagraph"/>
        <w:numPr>
          <w:ilvl w:val="0"/>
          <w:numId w:val="4"/>
        </w:numPr>
        <w:rPr>
          <w:sz w:val="24"/>
          <w:szCs w:val="24"/>
        </w:rPr>
      </w:pPr>
      <w:r>
        <w:rPr>
          <w:sz w:val="24"/>
          <w:szCs w:val="24"/>
        </w:rPr>
        <w:t>Bayesian interference females</w:t>
      </w:r>
    </w:p>
    <w:p>
      <w:pPr>
        <w:pStyle w:val="Normal"/>
        <w:rPr>
          <w:b/>
          <w:b/>
          <w:sz w:val="24"/>
          <w:szCs w:val="24"/>
        </w:rPr>
      </w:pPr>
      <w:r>
        <w:rPr>
          <w:b/>
          <w:sz w:val="24"/>
          <w:szCs w:val="24"/>
        </w:rPr>
      </w:r>
      <w:r>
        <w:br w:type="page"/>
      </w:r>
    </w:p>
    <w:p>
      <w:pPr>
        <w:pStyle w:val="Normal"/>
        <w:jc w:val="both"/>
        <w:rPr>
          <w:b/>
          <w:b/>
          <w:sz w:val="24"/>
          <w:szCs w:val="24"/>
        </w:rPr>
      </w:pPr>
      <w:r>
        <w:rPr>
          <w:b/>
          <w:sz w:val="24"/>
          <w:szCs w:val="24"/>
        </w:rPr>
        <w:t>Literature:</w:t>
      </w:r>
    </w:p>
    <w:p>
      <w:pPr>
        <w:pStyle w:val="Bibliography"/>
        <w:rPr>
          <w:rFonts w:ascii="Calibri" w:hAnsi="Calibri" w:cs="Calibri"/>
          <w:sz w:val="24"/>
        </w:rPr>
      </w:pPr>
      <w:r>
        <w:fldChar w:fldCharType="begin"/>
      </w:r>
      <w:r>
        <w:rPr/>
        <w:instrText xml:space="preserve">ADDIN ZOTERO_BIBL {"uncited":[],"omitted":[],"custom":[]} CSL_BIBLIOGRAPHY</w:instrText>
      </w:r>
      <w:r>
        <w:rPr/>
      </w:r>
      <w:r>
        <w:rPr/>
        <w:fldChar w:fldCharType="separate"/>
      </w:r>
      <w:r>
        <w:rPr/>
      </w:r>
      <w:r>
        <w:rPr>
          <w:rFonts w:cs="Calibri"/>
          <w:sz w:val="24"/>
        </w:rPr>
        <w:t>[1]</w:t>
        <w:tab/>
        <w:t xml:space="preserve">C. L. Wood and P. T. Johnson, “A world without parasites: exploring the hidden ecology of infection,” </w:t>
      </w:r>
      <w:r>
        <w:rPr>
          <w:rFonts w:cs="Calibri"/>
          <w:i/>
          <w:iCs/>
          <w:sz w:val="24"/>
        </w:rPr>
        <w:t>Front. Ecol. Environ.</w:t>
      </w:r>
      <w:r>
        <w:rPr>
          <w:rFonts w:cs="Calibri"/>
          <w:sz w:val="24"/>
        </w:rPr>
        <w:t>, vol. 13, no. 8, pp. 425–434, 2015, doi: 10.1890/140368.</w:t>
      </w:r>
    </w:p>
    <w:p>
      <w:pPr>
        <w:pStyle w:val="Bibliography"/>
        <w:rPr>
          <w:rFonts w:ascii="Calibri" w:hAnsi="Calibri" w:cs="Calibri"/>
          <w:sz w:val="24"/>
        </w:rPr>
      </w:pPr>
      <w:r>
        <w:rPr>
          <w:rFonts w:cs="Calibri"/>
          <w:sz w:val="24"/>
        </w:rPr>
        <w:t>[2]</w:t>
        <w:tab/>
        <w:t xml:space="preserve">D. P. Benesh, “Tapeworm manipulation of copepod behaviour: parasite genotype has a larger effect than host genotype,” </w:t>
      </w:r>
      <w:r>
        <w:rPr>
          <w:rFonts w:cs="Calibri"/>
          <w:i/>
          <w:iCs/>
          <w:sz w:val="24"/>
        </w:rPr>
        <w:t>Biol. Lett.</w:t>
      </w:r>
      <w:r>
        <w:rPr>
          <w:rFonts w:cs="Calibri"/>
          <w:sz w:val="24"/>
        </w:rPr>
        <w:t>, vol. 15, no. 9, p. 20190495, Sep. 2019, doi: 10.1098/rsbl.2019.0495.</w:t>
      </w:r>
    </w:p>
    <w:p>
      <w:pPr>
        <w:pStyle w:val="Bibliography"/>
        <w:rPr>
          <w:rFonts w:ascii="Calibri" w:hAnsi="Calibri" w:cs="Calibri"/>
          <w:sz w:val="24"/>
        </w:rPr>
      </w:pPr>
      <w:r>
        <w:rPr>
          <w:rFonts w:cs="Calibri"/>
          <w:sz w:val="24"/>
        </w:rPr>
        <w:t>[3]</w:t>
        <w:tab/>
        <w:t>N. Vo, V. Eichhorn, and D. J. M. Anaya-Rojas, “Host-parasite interaction: The behavioral effects of Schistocephalus solidus on copepods; Final report of the Vertiefungsmodul ‘Animal Evolutionary Ecology,’” Dec. 2021.</w:t>
      </w:r>
    </w:p>
    <w:p>
      <w:pPr>
        <w:pStyle w:val="Bibliography"/>
        <w:rPr>
          <w:rFonts w:ascii="Calibri" w:hAnsi="Calibri" w:cs="Calibri"/>
          <w:sz w:val="24"/>
        </w:rPr>
      </w:pPr>
      <w:r>
        <w:rPr>
          <w:rFonts w:cs="Calibri"/>
          <w:sz w:val="24"/>
        </w:rPr>
        <w:t>[4]</w:t>
        <w:tab/>
        <w:t xml:space="preserve">C. Wedekind, “The infectivity, growth, and virulence of the cestode </w:t>
      </w:r>
      <w:r>
        <w:rPr>
          <w:rFonts w:cs="Calibri"/>
          <w:i/>
          <w:iCs/>
          <w:sz w:val="24"/>
        </w:rPr>
        <w:t>Schistocephalus solidus</w:t>
      </w:r>
      <w:r>
        <w:rPr>
          <w:rFonts w:cs="Calibri"/>
          <w:sz w:val="24"/>
        </w:rPr>
        <w:t xml:space="preserve"> in its first intermediate host, the copepod </w:t>
      </w:r>
      <w:r>
        <w:rPr>
          <w:rFonts w:cs="Calibri"/>
          <w:i/>
          <w:iCs/>
          <w:sz w:val="24"/>
        </w:rPr>
        <w:t>Macrocyclops albidus</w:t>
      </w:r>
      <w:r>
        <w:rPr>
          <w:rFonts w:cs="Calibri"/>
          <w:sz w:val="24"/>
        </w:rPr>
        <w:t xml:space="preserve">,” </w:t>
      </w:r>
      <w:r>
        <w:rPr>
          <w:rFonts w:cs="Calibri"/>
          <w:i/>
          <w:iCs/>
          <w:sz w:val="24"/>
        </w:rPr>
        <w:t>Parasitology</w:t>
      </w:r>
      <w:r>
        <w:rPr>
          <w:rFonts w:cs="Calibri"/>
          <w:sz w:val="24"/>
        </w:rPr>
        <w:t>, vol. 115, no. 3, pp. 317–324, Sep. 1997, doi: 10.1017/S0031182097001406.</w:t>
      </w:r>
    </w:p>
    <w:p>
      <w:pPr>
        <w:pStyle w:val="Bibliography"/>
        <w:rPr>
          <w:rFonts w:ascii="Calibri" w:hAnsi="Calibri" w:cs="Calibri"/>
          <w:sz w:val="24"/>
        </w:rPr>
      </w:pPr>
      <w:r>
        <w:rPr>
          <w:rFonts w:cs="Calibri"/>
          <w:sz w:val="24"/>
        </w:rPr>
        <w:t>[5]</w:t>
        <w:tab/>
        <w:t xml:space="preserve">P. J. Jakobsen, J. P. Scharsack, K. Hammerschmidt, P. Deines, M. Kalbe, and M. Milinski, “In vitro transition of Schistocephalus solidus (Cestoda) from coracidium to procercoid and from procercoid to plerocercoid,” </w:t>
      </w:r>
      <w:r>
        <w:rPr>
          <w:rFonts w:cs="Calibri"/>
          <w:i/>
          <w:iCs/>
          <w:sz w:val="24"/>
        </w:rPr>
        <w:t>Exp. Parasitol.</w:t>
      </w:r>
      <w:r>
        <w:rPr>
          <w:rFonts w:cs="Calibri"/>
          <w:sz w:val="24"/>
        </w:rPr>
        <w:t>, vol. 130, no. 3, pp. 267–273, Mar. 2012, doi: 10.1016/j.exppara.2011.09.009.</w:t>
      </w:r>
    </w:p>
    <w:p>
      <w:pPr>
        <w:pStyle w:val="Bibliography"/>
        <w:rPr>
          <w:rFonts w:ascii="Calibri" w:hAnsi="Calibri" w:cs="Calibri"/>
          <w:sz w:val="24"/>
        </w:rPr>
      </w:pPr>
      <w:r>
        <w:rPr>
          <w:rFonts w:cs="Calibri"/>
          <w:sz w:val="24"/>
        </w:rPr>
        <w:t>[6]</w:t>
        <w:tab/>
        <w:t xml:space="preserve">N. Hafer and M. Milinski, “An experimental conflict of interest between parasites reveals the mechanism of host manipulation,” </w:t>
      </w:r>
      <w:r>
        <w:rPr>
          <w:rFonts w:cs="Calibri"/>
          <w:i/>
          <w:iCs/>
          <w:sz w:val="24"/>
        </w:rPr>
        <w:t>Behav. Ecol.</w:t>
      </w:r>
      <w:r>
        <w:rPr>
          <w:rFonts w:cs="Calibri"/>
          <w:sz w:val="24"/>
        </w:rPr>
        <w:t>, vol. 27, no. 2, pp. 617–627, Jan. 2016, doi: 10.1093/beheco/arv200.</w:t>
      </w:r>
    </w:p>
    <w:p>
      <w:pPr>
        <w:pStyle w:val="Bibliography"/>
        <w:rPr>
          <w:rFonts w:ascii="Calibri" w:hAnsi="Calibri" w:cs="Calibri"/>
          <w:sz w:val="24"/>
        </w:rPr>
      </w:pPr>
      <w:r>
        <w:rPr>
          <w:rFonts w:cs="Calibri"/>
          <w:sz w:val="24"/>
        </w:rPr>
        <w:t>[7]</w:t>
        <w:tab/>
        <w:t xml:space="preserve">J. Kurtz, “Evolutionary ecology of immune defence in copepods,” </w:t>
      </w:r>
      <w:r>
        <w:rPr>
          <w:rFonts w:cs="Calibri"/>
          <w:i/>
          <w:iCs/>
          <w:sz w:val="24"/>
        </w:rPr>
        <w:t>J. Plankton Res.</w:t>
      </w:r>
      <w:r>
        <w:rPr>
          <w:rFonts w:cs="Calibri"/>
          <w:sz w:val="24"/>
        </w:rPr>
        <w:t>, vol. 29, no. suppl_1, pp. i27–i38, Jan. 2007, doi: 10.1093/plankt/fbl063.</w:t>
      </w:r>
    </w:p>
    <w:p>
      <w:pPr>
        <w:pStyle w:val="Bibliography"/>
        <w:rPr>
          <w:rFonts w:ascii="Calibri" w:hAnsi="Calibri" w:cs="Calibri"/>
          <w:sz w:val="24"/>
        </w:rPr>
      </w:pPr>
      <w:r>
        <w:rPr>
          <w:rFonts w:cs="Calibri"/>
          <w:sz w:val="24"/>
        </w:rPr>
        <w:t>[8]</w:t>
        <w:tab/>
        <w:t xml:space="preserve">G. Fryer, “The Food of Some Freshwater Cyclopoid Copepods and its Ecological Significance,” </w:t>
      </w:r>
      <w:r>
        <w:rPr>
          <w:rFonts w:cs="Calibri"/>
          <w:i/>
          <w:iCs/>
          <w:sz w:val="24"/>
        </w:rPr>
        <w:t>J. Anim. Ecol.</w:t>
      </w:r>
      <w:r>
        <w:rPr>
          <w:rFonts w:cs="Calibri"/>
          <w:sz w:val="24"/>
        </w:rPr>
        <w:t>, vol. 26, no. 2, pp. 263–286, 1957, doi: 10.2307/1747.</w:t>
      </w:r>
    </w:p>
    <w:p>
      <w:pPr>
        <w:pStyle w:val="Bibliography"/>
        <w:rPr>
          <w:rFonts w:ascii="Calibri" w:hAnsi="Calibri" w:cs="Calibri"/>
          <w:sz w:val="24"/>
        </w:rPr>
      </w:pPr>
      <w:r>
        <w:rPr>
          <w:rFonts w:cs="Calibri"/>
          <w:sz w:val="24"/>
        </w:rPr>
        <w:t>[9]</w:t>
        <w:tab/>
        <w:t xml:space="preserve">G. G. Marten, “ELIMINATION OF AEDES ALBOPICTUS FROM TIRE PILES BY  INTRODUCING MACROCYCLOPS ALBIDUS (COPEPODA,  CYCLOPIDAE),” </w:t>
      </w:r>
      <w:r>
        <w:rPr>
          <w:rFonts w:cs="Calibri"/>
          <w:i/>
          <w:iCs/>
          <w:sz w:val="24"/>
        </w:rPr>
        <w:t>J. Am. Mosq. CONTROL Assoc.</w:t>
      </w:r>
      <w:r>
        <w:rPr>
          <w:rFonts w:cs="Calibri"/>
          <w:sz w:val="24"/>
        </w:rPr>
        <w:t>, vol. 6, p. 5, 1990.</w:t>
      </w:r>
    </w:p>
    <w:p>
      <w:pPr>
        <w:pStyle w:val="Bibliography"/>
        <w:rPr>
          <w:rFonts w:ascii="Calibri" w:hAnsi="Calibri" w:cs="Calibri"/>
          <w:sz w:val="24"/>
        </w:rPr>
      </w:pPr>
      <w:r>
        <w:rPr>
          <w:rFonts w:cs="Calibri"/>
          <w:sz w:val="24"/>
        </w:rPr>
        <w:t>[10]</w:t>
        <w:tab/>
        <w:t xml:space="preserve">W. Uszko, S. Diehl, and J. Wickman, “Fitting functional response surfaces to data: a best practice guide,” </w:t>
      </w:r>
      <w:r>
        <w:rPr>
          <w:rFonts w:cs="Calibri"/>
          <w:i/>
          <w:iCs/>
          <w:sz w:val="24"/>
        </w:rPr>
        <w:t>Ecosphere</w:t>
      </w:r>
      <w:r>
        <w:rPr>
          <w:rFonts w:cs="Calibri"/>
          <w:sz w:val="24"/>
        </w:rPr>
        <w:t>, vol. 11, no. 4, Apr. 2020, doi: 10.1002/ecs2.3051.</w:t>
      </w:r>
    </w:p>
    <w:p>
      <w:pPr>
        <w:pStyle w:val="Bibliography"/>
        <w:rPr>
          <w:rFonts w:ascii="Calibri" w:hAnsi="Calibri" w:cs="Calibri"/>
          <w:sz w:val="24"/>
        </w:rPr>
      </w:pPr>
      <w:r>
        <w:rPr>
          <w:rFonts w:cs="Calibri"/>
          <w:sz w:val="24"/>
        </w:rPr>
        <w:t>[11]</w:t>
        <w:tab/>
        <w:t xml:space="preserve">C. S. Holling, “The Functional Response of Predators to Prey Density and its Role in Mimicry and Population Regulation,” </w:t>
      </w:r>
      <w:r>
        <w:rPr>
          <w:rFonts w:cs="Calibri"/>
          <w:i/>
          <w:iCs/>
          <w:sz w:val="24"/>
        </w:rPr>
        <w:t>Mem. Entomol. Soc. Can.</w:t>
      </w:r>
      <w:r>
        <w:rPr>
          <w:rFonts w:cs="Calibri"/>
          <w:sz w:val="24"/>
        </w:rPr>
        <w:t>, vol. 97, no. S45, pp. 5–60, ed 1965, doi: 10.4039/entm9745fv.</w:t>
      </w:r>
    </w:p>
    <w:p>
      <w:pPr>
        <w:pStyle w:val="Bibliography"/>
        <w:rPr>
          <w:rFonts w:ascii="Calibri" w:hAnsi="Calibri" w:cs="Calibri"/>
          <w:sz w:val="24"/>
        </w:rPr>
      </w:pPr>
      <w:r>
        <w:rPr>
          <w:rFonts w:cs="Calibri"/>
          <w:sz w:val="24"/>
        </w:rPr>
        <w:t>[12]</w:t>
        <w:tab/>
        <w:t>N. Vo and D. J. M. Anaya-Rojas, “On host-parasite interactions: The effects of Schistocephalus solidus on the growth of Macrocyclops albidus; Final report of the Studienarbeit of the Projektmodul,” Jun. 2022.</w:t>
      </w:r>
    </w:p>
    <w:p>
      <w:pPr>
        <w:pStyle w:val="Bibliography"/>
        <w:rPr>
          <w:rFonts w:ascii="Calibri" w:hAnsi="Calibri" w:cs="Calibri"/>
          <w:sz w:val="24"/>
        </w:rPr>
      </w:pPr>
      <w:r>
        <w:rPr>
          <w:rFonts w:cs="Calibri"/>
          <w:sz w:val="24"/>
        </w:rPr>
        <w:t>[13]</w:t>
        <w:tab/>
        <w:t xml:space="preserve">M. A. Ansari, Z. Fatima, and S. Hameed, “Antifungal Action of Methylene Blue Involves Mitochondrial Dysfunction and Disruption of Redox and Membrane Homeostasis in C. albicans,” </w:t>
      </w:r>
      <w:r>
        <w:rPr>
          <w:rFonts w:cs="Calibri"/>
          <w:i/>
          <w:iCs/>
          <w:sz w:val="24"/>
        </w:rPr>
        <w:t>Open Microbiol. J.</w:t>
      </w:r>
      <w:r>
        <w:rPr>
          <w:rFonts w:cs="Calibri"/>
          <w:sz w:val="24"/>
        </w:rPr>
        <w:t>, vol. 10, pp. 12–22, Feb. 2016, doi: 10.2174/1874285801610010012.</w:t>
      </w:r>
    </w:p>
    <w:p>
      <w:pPr>
        <w:pStyle w:val="Bibliography"/>
        <w:rPr>
          <w:rFonts w:ascii="Calibri" w:hAnsi="Calibri" w:cs="Calibri"/>
          <w:sz w:val="24"/>
        </w:rPr>
      </w:pPr>
      <w:r>
        <w:rPr>
          <w:rFonts w:cs="Calibri"/>
          <w:sz w:val="24"/>
        </w:rPr>
        <w:t>[14]</w:t>
        <w:tab/>
        <w:t xml:space="preserve">A. Peters, “Testosterone and carotenoids: an integrated view of trade-offs between immunity and sexual signalling,” </w:t>
      </w:r>
      <w:r>
        <w:rPr>
          <w:rFonts w:cs="Calibri"/>
          <w:i/>
          <w:iCs/>
          <w:sz w:val="24"/>
        </w:rPr>
        <w:t>BioEssays</w:t>
      </w:r>
      <w:r>
        <w:rPr>
          <w:rFonts w:cs="Calibri"/>
          <w:sz w:val="24"/>
        </w:rPr>
        <w:t>, vol. 29, no. 5, pp. 427–430, 2007, doi: 10.1002/bies.20563.</w:t>
      </w:r>
    </w:p>
    <w:p>
      <w:pPr>
        <w:pStyle w:val="Bibliography"/>
        <w:rPr>
          <w:rFonts w:ascii="Calibri" w:hAnsi="Calibri" w:cs="Calibri"/>
          <w:sz w:val="24"/>
        </w:rPr>
      </w:pPr>
      <w:r>
        <w:rPr>
          <w:rFonts w:cs="Calibri"/>
          <w:sz w:val="24"/>
        </w:rPr>
        <w:t>[15]</w:t>
        <w:tab/>
        <w:t>L. Sivars Becker, “Food and parasites - life-history decisions in copepods,” Uppsala University Uppsala, 2004. Accessed: Apr. 04, 2022. [Online]. Available: https://pure.mpg.de/pubman/faces/ViewItemOverviewPage.jsp?itemId=item_1507224</w:t>
      </w:r>
    </w:p>
    <w:p>
      <w:pPr>
        <w:pStyle w:val="Bibliography"/>
        <w:rPr>
          <w:rFonts w:ascii="Calibri" w:hAnsi="Calibri" w:cs="Calibri"/>
          <w:sz w:val="24"/>
        </w:rPr>
      </w:pPr>
      <w:r>
        <w:rPr>
          <w:rFonts w:cs="Calibri"/>
          <w:sz w:val="24"/>
        </w:rPr>
        <w:t>[16]</w:t>
        <w:tab/>
        <w:t xml:space="preserve">Z. Brandl and C. H. Fernando, “The impact of predation by cyclopoid copepods on zooplankton,” </w:t>
      </w:r>
      <w:r>
        <w:rPr>
          <w:rFonts w:cs="Calibri"/>
          <w:i/>
          <w:iCs/>
          <w:sz w:val="24"/>
        </w:rPr>
        <w:t>SIL Proc. 1922-2010</w:t>
      </w:r>
      <w:r>
        <w:rPr>
          <w:rFonts w:cs="Calibri"/>
          <w:sz w:val="24"/>
        </w:rPr>
        <w:t>, vol. 21, no. 3, pp. 1573–1577, Dec. 1981, doi: 10.1080/03680770.1980.11897236.</w:t>
      </w:r>
    </w:p>
    <w:p>
      <w:pPr>
        <w:pStyle w:val="Bibliography"/>
        <w:rPr>
          <w:rFonts w:ascii="Calibri" w:hAnsi="Calibri" w:cs="Calibri"/>
          <w:sz w:val="24"/>
        </w:rPr>
      </w:pPr>
      <w:r>
        <w:rPr>
          <w:rFonts w:cs="Calibri"/>
          <w:sz w:val="24"/>
        </w:rPr>
        <w:t>[17]</w:t>
        <w:tab/>
        <w:t xml:space="preserve">G. Gilioli, S. Pasquali, and F. Ruggeri, “Bayesian Inference for Functional Response in a Stochastic Predator–Prey System,” </w:t>
      </w:r>
      <w:r>
        <w:rPr>
          <w:rFonts w:cs="Calibri"/>
          <w:i/>
          <w:iCs/>
          <w:sz w:val="24"/>
        </w:rPr>
        <w:t>Bull. Math. Biol.</w:t>
      </w:r>
      <w:r>
        <w:rPr>
          <w:rFonts w:cs="Calibri"/>
          <w:sz w:val="24"/>
        </w:rPr>
        <w:t>, vol. 70, no. 2, pp. 358–381, Feb. 2008, doi: 10.1007/s11538-007-9256-3.</w:t>
      </w:r>
    </w:p>
    <w:p>
      <w:pPr>
        <w:pStyle w:val="Bibliography"/>
        <w:rPr>
          <w:rFonts w:ascii="Calibri" w:hAnsi="Calibri" w:cs="Calibri"/>
          <w:sz w:val="24"/>
        </w:rPr>
      </w:pPr>
      <w:r>
        <w:rPr>
          <w:rFonts w:cs="Calibri"/>
          <w:sz w:val="24"/>
        </w:rPr>
        <w:t>[18]</w:t>
        <w:tab/>
        <w:t xml:space="preserve">A. M. Ellison, “Bayesian inference in ecology,” </w:t>
      </w:r>
      <w:r>
        <w:rPr>
          <w:rFonts w:cs="Calibri"/>
          <w:i/>
          <w:iCs/>
          <w:sz w:val="24"/>
        </w:rPr>
        <w:t>Ecol. Lett.</w:t>
      </w:r>
      <w:r>
        <w:rPr>
          <w:rFonts w:cs="Calibri"/>
          <w:sz w:val="24"/>
        </w:rPr>
        <w:t>, vol. 7, no. 6, pp. 509–520, 2004, doi: 10.1111/j.1461-0248.2004.00603.x.</w:t>
      </w:r>
    </w:p>
    <w:p>
      <w:pPr>
        <w:pStyle w:val="Bibliography"/>
        <w:rPr>
          <w:rFonts w:ascii="Calibri" w:hAnsi="Calibri" w:cs="Calibri"/>
          <w:sz w:val="24"/>
        </w:rPr>
      </w:pPr>
      <w:r>
        <w:rPr>
          <w:rFonts w:cs="Calibri"/>
          <w:sz w:val="24"/>
        </w:rPr>
        <w:t>[19]</w:t>
        <w:tab/>
        <w:t xml:space="preserve">J. Ho, T. Tumkaya, S. Aryal, H. Choi, and A. Claridge-Chang, “Moving beyond P values: data analysis with estimation graphics,” </w:t>
      </w:r>
      <w:r>
        <w:rPr>
          <w:rFonts w:cs="Calibri"/>
          <w:i/>
          <w:iCs/>
          <w:sz w:val="24"/>
        </w:rPr>
        <w:t>Nat. Methods</w:t>
      </w:r>
      <w:r>
        <w:rPr>
          <w:rFonts w:cs="Calibri"/>
          <w:sz w:val="24"/>
        </w:rPr>
        <w:t>, vol. 16, no. 7, Art. no. 7, Jul. 2019, doi: 10.1038/s41592-019-0470-3.</w:t>
      </w:r>
    </w:p>
    <w:p>
      <w:pPr>
        <w:pStyle w:val="Bibliography"/>
        <w:rPr>
          <w:rFonts w:ascii="Calibri" w:hAnsi="Calibri" w:cs="Calibri"/>
          <w:sz w:val="24"/>
        </w:rPr>
      </w:pPr>
      <w:r>
        <w:rPr>
          <w:rFonts w:cs="Calibri"/>
          <w:sz w:val="24"/>
        </w:rPr>
        <w:t>[20]</w:t>
        <w:tab/>
        <w:t xml:space="preserve">E. van Leeuwen, Å. Brännström, V. A. A. Jansen, U. Dieckmann, and A. G. Rossberg, “A generalized functional response for predators that switch between multiple prey species,” </w:t>
      </w:r>
      <w:r>
        <w:rPr>
          <w:rFonts w:cs="Calibri"/>
          <w:i/>
          <w:iCs/>
          <w:sz w:val="24"/>
        </w:rPr>
        <w:t>J. Theor. Biol.</w:t>
      </w:r>
      <w:r>
        <w:rPr>
          <w:rFonts w:cs="Calibri"/>
          <w:sz w:val="24"/>
        </w:rPr>
        <w:t>, vol. 328, pp. 89–98, Jul. 2013, doi: 10.1016/j.jtbi.2013.02.003.</w:t>
      </w:r>
    </w:p>
    <w:p>
      <w:pPr>
        <w:pStyle w:val="Bibliography"/>
        <w:rPr>
          <w:rFonts w:ascii="Calibri" w:hAnsi="Calibri" w:cs="Calibri"/>
          <w:sz w:val="24"/>
        </w:rPr>
      </w:pPr>
      <w:r>
        <w:rPr>
          <w:rFonts w:cs="Calibri"/>
          <w:sz w:val="24"/>
        </w:rPr>
        <w:t>[21]</w:t>
        <w:tab/>
        <w:t xml:space="preserve">P. A. Abrams, “Consumer functional response and competition in consumer-resource systems,” </w:t>
      </w:r>
      <w:r>
        <w:rPr>
          <w:rFonts w:cs="Calibri"/>
          <w:i/>
          <w:iCs/>
          <w:sz w:val="24"/>
        </w:rPr>
        <w:t>Theor. Popul. Biol.</w:t>
      </w:r>
      <w:r>
        <w:rPr>
          <w:rFonts w:cs="Calibri"/>
          <w:sz w:val="24"/>
        </w:rPr>
        <w:t>, vol. 17, no. 1, pp. 80–102, Feb. 1980, doi: 10.1016/0040-5809(80)90016-7.</w:t>
      </w:r>
    </w:p>
    <w:p>
      <w:pPr>
        <w:pStyle w:val="Bibliography"/>
        <w:rPr>
          <w:rFonts w:ascii="Calibri" w:hAnsi="Calibri" w:cs="Calibri"/>
          <w:sz w:val="24"/>
        </w:rPr>
      </w:pPr>
      <w:r>
        <w:rPr>
          <w:rFonts w:cs="Calibri"/>
          <w:sz w:val="24"/>
        </w:rPr>
        <w:t>[22]</w:t>
        <w:tab/>
        <w:t xml:space="preserve">J. I. Clifton and J. B. Leikin, “Methylene Blue,” </w:t>
      </w:r>
      <w:r>
        <w:rPr>
          <w:rFonts w:cs="Calibri"/>
          <w:i/>
          <w:iCs/>
          <w:sz w:val="24"/>
        </w:rPr>
        <w:t>Am. J. Ther.</w:t>
      </w:r>
      <w:r>
        <w:rPr>
          <w:rFonts w:cs="Calibri"/>
          <w:sz w:val="24"/>
        </w:rPr>
        <w:t>, vol. 10, no. 4, pp. 289–291, Aug. 2003.</w:t>
      </w:r>
    </w:p>
    <w:p>
      <w:pPr>
        <w:pStyle w:val="Bibliography"/>
        <w:rPr>
          <w:rFonts w:ascii="Calibri" w:hAnsi="Calibri" w:cs="Calibri"/>
          <w:sz w:val="24"/>
        </w:rPr>
      </w:pPr>
      <w:r>
        <w:rPr>
          <w:rFonts w:cs="Calibri"/>
          <w:sz w:val="24"/>
        </w:rPr>
        <w:t>[23]</w:t>
        <w:tab/>
        <w:t xml:space="preserve">L. S. Peloi, R. R. S. Soares, C. E. G. Biondo, V. R. Souza, N. Hioka, and E. Kimura, “Photodynamic effect of light-emitting diode light on cell growth inhibition induced by methylene blue,” </w:t>
      </w:r>
      <w:r>
        <w:rPr>
          <w:rFonts w:cs="Calibri"/>
          <w:i/>
          <w:iCs/>
          <w:sz w:val="24"/>
        </w:rPr>
        <w:t>J. Biosci.</w:t>
      </w:r>
      <w:r>
        <w:rPr>
          <w:rFonts w:cs="Calibri"/>
          <w:sz w:val="24"/>
        </w:rPr>
        <w:t>, vol. 33, no. 2, pp. 231–237, Jun. 2008, doi: 10.1007/s12038-008-0040-9.</w:t>
      </w:r>
    </w:p>
    <w:p>
      <w:pPr>
        <w:pStyle w:val="Bibliography"/>
        <w:rPr>
          <w:rFonts w:ascii="Calibri" w:hAnsi="Calibri" w:cs="Calibri"/>
          <w:sz w:val="24"/>
        </w:rPr>
      </w:pPr>
      <w:r>
        <w:rPr>
          <w:rFonts w:cs="Calibri"/>
          <w:sz w:val="24"/>
        </w:rPr>
        <w:t>[24]</w:t>
        <w:tab/>
        <w:t>E. Michaloudi, “Dry Weights of the Zooplankton of Lake Mikri Prespa (Macedonia, Greece),” p. 5.</w:t>
      </w:r>
    </w:p>
    <w:p>
      <w:pPr>
        <w:pStyle w:val="Normal"/>
        <w:spacing w:before="0" w:after="160"/>
        <w:jc w:val="both"/>
        <w:rPr>
          <w:sz w:val="24"/>
          <w:szCs w:val="24"/>
        </w:rPr>
      </w:pPr>
      <w:r>
        <w:rPr/>
      </w:r>
      <w:r>
        <w:rPr/>
        <w:fldChar w:fldCharType="end"/>
      </w:r>
    </w:p>
    <w:sectPr>
      <w:headerReference w:type="default" r:id="rId19"/>
      <w:footerReference w:type="default" r:id="rId20"/>
      <w:type w:val="nextPage"/>
      <w:pgSz w:w="11906" w:h="16838"/>
      <w:pgMar w:left="1417" w:right="1417" w:gutter="0" w:header="0" w:top="1417" w:footer="708" w:bottom="1134"/>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2-09-02T11:34:54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Make a shorter and more direct abstract.</w:t>
      </w:r>
    </w:p>
  </w:comment>
  <w:comment w:id="1" w:author="Unknown Author" w:date="2022-09-04T10:04:1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 think you should reorganized the introduction... </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there are many ideas in there, but some times you start with one idea and then come to another, and some how come back to the one before. </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It is important to keep a clear logical flow. </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Start general and finish more especific. </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 think the last two paragrapsh can be dedicated to your study system. </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For instance, you can start with what are funtional response curves and why are they important... </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then you talk about how they are kee to understand foodwebs... etc.</w:t>
      </w:r>
    </w:p>
  </w:comment>
  <w:comment w:id="2" w:author="Unknown Author" w:date="2022-09-02T12:02:38Z" w:initials="">
    <w:p>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This sentence doesn‘t make to much sense. Organisms are part of food chains, no the other way around. </w:t>
      </w:r>
    </w:p>
  </w:comment>
  <w:comment w:id="3" w:author="Unknown Author" w:date="2022-09-04T10:24:4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This section needs a lot of work.</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First organize the materials and methods in to sections :</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Copepod rearing and feeding</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Say how many copepdos were use, how you rear them, and how often you feed them</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Parasite infections</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Say how many familires were use, how were the infections done. And after how many days was the infection status checked.</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Feeding experiments and Functional response curves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Explain the experimental design, the feeding times that you tried, and mentino that each invidivudal was tested in all densities.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Describe the formula of the FR that you used.</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Statistical analyses</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Explaing how you estimated the parameters</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and how you test for differences between treatments.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Also, I know you put a lot of effort on batch 1, but there is nothing coming from it, so remove it complelty from your thesis. It is confusing.</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4" w:author="Unknown Author" w:date="2022-09-04T10:09:4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very nice figure, but maybe change the artemia to an artemia larvae, because that is what you used.</w:t>
      </w:r>
    </w:p>
  </w:comment>
  <w:comment w:id="5" w:author="Unknown Author" w:date="2022-09-04T10:10:4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 will recomend adding this to figure 3, but make it in biorender, there is not need to show a picture of it. </w:t>
      </w:r>
    </w:p>
  </w:comment>
  <w:comment w:id="6" w:author="Unknown Author" w:date="2022-09-04T10:13:2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was this the case for the copepods or the parasites? clarify</w:t>
      </w:r>
    </w:p>
  </w:comment>
  <w:comment w:id="7" w:author="Unknown Author" w:date="2022-09-04T10:15:5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which measurements? clarify this</w:t>
      </w:r>
    </w:p>
  </w:comment>
  <w:comment w:id="8" w:author="Unknown Author" w:date="2022-09-04T10:16:5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same family of what? </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family of parasites</w:t>
      </w:r>
    </w:p>
  </w:comment>
  <w:comment w:id="9" w:author="Unknown Author" w:date="2022-09-04T10:17:27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when writing scietific literature, is better not to use the short forms.</w:t>
      </w:r>
    </w:p>
  </w:comment>
  <w:comment w:id="10" w:author="Unknown Author" w:date="2022-09-04T10:18:3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it is good that you are recognizing the mistakes, but be careful not to say it in a way that people will think well then why should a read this. </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Say that because of technical issues you used multiple families of parasites, which must have resulted in higher variation in the parasite effects among batches.</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something like that</w:t>
      </w:r>
    </w:p>
  </w:comment>
  <w:comment w:id="11" w:author="Unknown Author" w:date="2022-09-04T10:31:3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This section also needs to be re-organized. </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use of bathc 2 and 4 is meaninful only for us., the true is that they are different experiments.</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In one you ended up measuring prey consumtion time, in another the FR for males, and the other for females.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So, just call them that.</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Also, it is not clear if you found or not support for your hypothesis. </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You can have subsections such as:</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Do S. solidus infections alter the fr of male copepods?</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write the resutls for those</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 </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12" w:author="Unknown Author" w:date="2022-09-04T10:23:5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I think you should show this together with the females.</w:t>
      </w:r>
    </w:p>
  </w:comment>
  <w:comment w:id="13" w:author="Unknown Author" w:date="2022-09-04T10:36:58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this shouldn’t be in your first discussion paragraph because is just taking away value of your results.</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Put this in the second last paragraph, recognizing the liminations and mistakes if fine off course, but we should doing better.</w:t>
      </w:r>
    </w:p>
  </w:comment>
  <w:comment w:id="14" w:author="Unknown Author" w:date="2022-09-04T10:39:5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how can you say this in a shorter and more direct way</w:t>
      </w:r>
    </w:p>
  </w:comment>
  <w:comment w:id="15" w:author="Unknown Author" w:date="2022-09-04T10:40:5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Again, batch has no biological meaning, So, replace that for males, females, ....</w:t>
      </w:r>
    </w:p>
  </w:comment>
  <w:comment w:id="16" w:author="Unknown Author" w:date="2022-09-04T10:42:1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I will write one paragraph with the big scientific conclusions. I think the outlook can go to the supplementary material.</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93145803"/>
    </w:sdtPr>
    <w:sdtContent>
      <w:p>
        <w:pPr>
          <w:pStyle w:val="Footer"/>
          <w:rPr/>
        </w:pPr>
        <w:r>
          <w:rPr/>
        </w:r>
      </w:p>
    </w:sdtContent>
  </w:sdt>
  <w:p>
    <w:pPr>
      <w:pStyle w:val="Footer"/>
      <w:tabs>
        <w:tab w:val="clear" w:pos="4536"/>
        <w:tab w:val="clear" w:pos="9072"/>
        <w:tab w:val="left" w:pos="2213" w:leader="none"/>
      </w:tabs>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72558747"/>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column">
            <wp:posOffset>-74295</wp:posOffset>
          </wp:positionH>
          <wp:positionV relativeFrom="paragraph">
            <wp:posOffset>-447040</wp:posOffset>
          </wp:positionV>
          <wp:extent cx="7560310" cy="10692130"/>
          <wp:effectExtent l="0" t="0" r="0" b="0"/>
          <wp:wrapNone/>
          <wp:docPr id="1" name="A4_WWU Balken.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_WWU Balken.jpg" descr=""/>
                  <pic:cNvPicPr>
                    <a:picLocks noChangeAspect="1" noChangeArrowheads="1"/>
                  </pic:cNvPicPr>
                </pic:nvPicPr>
                <pic:blipFill>
                  <a:blip r:embed="rId1"/>
                  <a:stretch>
                    <a:fillRect/>
                  </a:stretch>
                </pic:blipFill>
                <pic:spPr bwMode="auto">
                  <a:xfrm>
                    <a:off x="0" y="0"/>
                    <a:ext cx="7560310" cy="1069213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20713"/>
    <w:rPr>
      <w:color w:val="0563C1" w:themeColor="hyperlink"/>
      <w:u w:val="single"/>
    </w:rPr>
  </w:style>
  <w:style w:type="character" w:styleId="UnresolvedMention">
    <w:name w:val="Unresolved Mention"/>
    <w:basedOn w:val="DefaultParagraphFont"/>
    <w:uiPriority w:val="99"/>
    <w:semiHidden/>
    <w:unhideWhenUsed/>
    <w:qFormat/>
    <w:rsid w:val="00d20713"/>
    <w:rPr>
      <w:color w:val="605E5C"/>
      <w:shd w:fill="E1DFDD" w:val="clear"/>
    </w:rPr>
  </w:style>
  <w:style w:type="character" w:styleId="PlaceholderText">
    <w:name w:val="Placeholder Text"/>
    <w:basedOn w:val="DefaultParagraphFont"/>
    <w:uiPriority w:val="99"/>
    <w:semiHidden/>
    <w:qFormat/>
    <w:rsid w:val="00933010"/>
    <w:rPr>
      <w:color w:val="808080"/>
    </w:rPr>
  </w:style>
  <w:style w:type="character" w:styleId="KopfzeileZchn" w:customStyle="1">
    <w:name w:val="Kopfzeile Zchn"/>
    <w:basedOn w:val="DefaultParagraphFont"/>
    <w:uiPriority w:val="99"/>
    <w:qFormat/>
    <w:rsid w:val="00f219b7"/>
    <w:rPr>
      <w:lang w:val="en-US"/>
    </w:rPr>
  </w:style>
  <w:style w:type="character" w:styleId="FuzeileZchn" w:customStyle="1">
    <w:name w:val="Fußzeile Zchn"/>
    <w:basedOn w:val="DefaultParagraphFont"/>
    <w:uiPriority w:val="99"/>
    <w:qFormat/>
    <w:rsid w:val="00f219b7"/>
    <w:rPr>
      <w:lang w:val="en-US"/>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Bullet">
    <w:name w:val="List Bullet"/>
    <w:basedOn w:val="Normal"/>
    <w:uiPriority w:val="99"/>
    <w:unhideWhenUsed/>
    <w:qFormat/>
    <w:rsid w:val="003c2eb5"/>
    <w:pPr>
      <w:spacing w:before="0" w:after="160"/>
      <w:contextualSpacing/>
    </w:pPr>
    <w:rPr/>
  </w:style>
  <w:style w:type="paragraph" w:styleId="Bibliography">
    <w:name w:val="Bibliography"/>
    <w:basedOn w:val="Normal"/>
    <w:next w:val="Normal"/>
    <w:uiPriority w:val="37"/>
    <w:unhideWhenUsed/>
    <w:qFormat/>
    <w:rsid w:val="00d1244b"/>
    <w:pPr>
      <w:tabs>
        <w:tab w:val="clear" w:pos="708"/>
        <w:tab w:val="left" w:pos="384" w:leader="none"/>
      </w:tabs>
      <w:spacing w:lineRule="auto" w:line="240" w:before="0" w:after="0"/>
      <w:ind w:left="384" w:hanging="384"/>
    </w:pPr>
    <w:rPr/>
  </w:style>
  <w:style w:type="paragraph" w:styleId="Caption1">
    <w:name w:val="caption"/>
    <w:basedOn w:val="Normal"/>
    <w:next w:val="Normal"/>
    <w:uiPriority w:val="35"/>
    <w:unhideWhenUsed/>
    <w:qFormat/>
    <w:rsid w:val="00220fb5"/>
    <w:pPr>
      <w:spacing w:lineRule="auto" w:line="240" w:before="0" w:after="200"/>
    </w:pPr>
    <w:rPr>
      <w:i/>
      <w:iCs/>
      <w:color w:val="44546A" w:themeColor="text2"/>
      <w:sz w:val="18"/>
      <w:szCs w:val="18"/>
    </w:rPr>
  </w:style>
  <w:style w:type="paragraph" w:styleId="ListParagraph">
    <w:name w:val="List Paragraph"/>
    <w:basedOn w:val="Normal"/>
    <w:uiPriority w:val="34"/>
    <w:qFormat/>
    <w:rsid w:val="00547b31"/>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f219b7"/>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f219b7"/>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4b4f7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wmf"/>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575B6-AE21-4287-8F0D-E1C6E3C4A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Application>LibreOffice/7.3.5.2$Linux_X86_64 LibreOffice_project/30$Build-2</Application>
  <AppVersion>15.0000</AppVersion>
  <DocSecurity>0</DocSecurity>
  <Pages>30</Pages>
  <Words>7270</Words>
  <Characters>37174</Characters>
  <CharactersWithSpaces>44063</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2022-06-22T16:26:00Z</dcterms:created>
  <dc:creator>Nanda Vo</dc:creator>
  <dc:description/>
  <dc:language>en-US</dc:language>
  <cp:lastModifiedBy/>
  <dcterms:modified xsi:type="dcterms:W3CDTF">2022-09-04T10:42:54Z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zotero-version="6.0.13"&gt;&lt;session id="ROi2rE4q"/&gt;&lt;style id="http://www.zotero.org/styles/ieee" locale="en-US" hasBibliography="1" bibliographyStyleHasBeenSet="1"/&gt;&lt;prefs&gt;&lt;pref name="fieldType" value="Field"/&gt;&lt;pref name="automaticJour</vt:lpwstr>
  </property>
  <property fmtid="{D5CDD505-2E9C-101B-9397-08002B2CF9AE}" pid="7" name="ZOTERO_PREF_2">
    <vt:lpwstr>nalAbbreviations" value="true"/&gt;&lt;/prefs&gt;&lt;/data&gt;</vt:lpwstr>
  </property>
</Properties>
</file>